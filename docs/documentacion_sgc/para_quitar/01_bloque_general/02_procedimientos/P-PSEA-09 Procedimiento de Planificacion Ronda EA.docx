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i w:val="1"/>
          <w:iCs w:val="1"/>
          <w:vertAlign w:val="baseline"/>
        </w:rPr>
      </w:pPr>
      <w:r w:rsidDel="00000000" w:rsidR="00000000" w:rsidRPr="00000000">
        <w:rPr>
          <w:rtl w:val="0"/>
        </w:rPr>
      </w:r>
    </w:p>
    <w:tbl>
      <w:tblPr>
        <w:tblStyle w:val="Table1"/>
        <w:tblW w:w="146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8"/>
        <w:tblGridChange w:id="0">
          <w:tblGrid>
            <w:gridCol w:w="14618"/>
          </w:tblGrid>
        </w:tblGridChange>
      </w:tblGrid>
      <w:tr>
        <w:trPr>
          <w:cantSplit w:val="0"/>
          <w:tblHeader w:val="0"/>
        </w:trPr>
        <w:tc>
          <w:tcPr>
            <w:shd w:fill="f3f3f3" w:val="clear"/>
            <w:vAlign w:val="top"/>
          </w:tcPr>
          <w:p w:rsidR="00000000" w:rsidDel="00000000" w:rsidP="00000000" w:rsidRDefault="00000000" w:rsidRPr="00000000" w14:paraId="00000002">
            <w:pPr>
              <w:keepNext w:val="1"/>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360" w:right="0" w:hanging="360"/>
              <w:jc w:val="center"/>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GENERAL DEL PROCEDIMIENTO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3">
            <w:pPr>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OBJETIVO: </w:t>
            </w:r>
            <w:r w:rsidDel="00000000" w:rsidR="00000000" w:rsidRPr="00000000">
              <w:rPr>
                <w:rFonts w:ascii="Arial" w:cs="Arial" w:eastAsia="Arial" w:hAnsi="Arial"/>
                <w:sz w:val="22"/>
                <w:szCs w:val="22"/>
                <w:vertAlign w:val="baseline"/>
                <w:rtl w:val="0"/>
              </w:rPr>
              <w:t xml:space="preserve">Establecer las directrices, responsabilidades y actividades necesarias para la planificación y preparación de los Ensayos de Aptitud (EA) realizados por el Laboratorio CALAIRE, garantizando el cumplimiento de los requisitos establecidos en las normas ISO/IEC 17043:2023 e ISO 13528:2023, y asegurando la validez, imparcialidad y trazabilidad de los resultados.</w:t>
            </w:r>
          </w:p>
        </w:tc>
      </w:tr>
      <w:tr>
        <w:trPr>
          <w:cantSplit w:val="0"/>
          <w:tblHeader w:val="0"/>
        </w:trPr>
        <w:tc>
          <w:tcPr>
            <w:vAlign w:val="top"/>
          </w:tcPr>
          <w:p w:rsidR="00000000" w:rsidDel="00000000" w:rsidP="00000000" w:rsidRDefault="00000000" w:rsidRPr="00000000" w14:paraId="00000004">
            <w:pPr>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ALCANCE:</w:t>
            </w:r>
            <w:r w:rsidDel="00000000" w:rsidR="00000000" w:rsidRPr="00000000">
              <w:rPr>
                <w:rFonts w:ascii="Arial" w:cs="Arial" w:eastAsia="Arial" w:hAnsi="Arial"/>
                <w:sz w:val="22"/>
                <w:szCs w:val="22"/>
                <w:vertAlign w:val="baseline"/>
                <w:rtl w:val="0"/>
              </w:rPr>
              <w:t xml:space="preserve"> Este procedimiento aplica a todas las etapas de planificación previas al inicio de los ensayos de aptitud organizados por el Laboratorio CALAIRE, abarcando la definición de objetivos, diseño estadístico, selección de participantes, control de calidad, producción de ítems de ensayo, comunicación y gestión de riesgos</w:t>
            </w:r>
          </w:p>
        </w:tc>
      </w:tr>
      <w:tr>
        <w:trPr>
          <w:cantSplit w:val="0"/>
          <w:tblHeader w:val="0"/>
        </w:trPr>
        <w:tc>
          <w:tcPr>
            <w:vAlign w:val="top"/>
          </w:tcPr>
          <w:p w:rsidR="00000000" w:rsidDel="00000000" w:rsidP="00000000" w:rsidRDefault="00000000" w:rsidRPr="00000000" w14:paraId="00000005">
            <w:pPr>
              <w:spacing w:after="120" w:before="120" w:lineRule="auto"/>
              <w:jc w:val="both"/>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DEFINICIONES:</w:t>
            </w:r>
          </w:p>
          <w:p w:rsidR="00000000" w:rsidDel="00000000" w:rsidP="00000000" w:rsidRDefault="00000000" w:rsidRPr="00000000" w14:paraId="00000006">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Ensayo de Aptitud (EA): Evaluación del desempeño de un laboratorio mediante comparaciones interlaboratorios.</w:t>
            </w:r>
          </w:p>
          <w:p w:rsidR="00000000" w:rsidDel="00000000" w:rsidP="00000000" w:rsidRDefault="00000000" w:rsidRPr="00000000" w14:paraId="00000007">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Ítem de Ensayo: Atmósfera de gas contaminante criterio generada dinámicamente a partir de MRC o referencia fotométrica.</w:t>
            </w:r>
          </w:p>
          <w:p w:rsidR="00000000" w:rsidDel="00000000" w:rsidP="00000000" w:rsidRDefault="00000000" w:rsidRPr="00000000" w14:paraId="00000008">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Participante: Laboratorio que participa en el EA y reporta resultados conforme a los criterios establecidos.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DOCUMENTOS DE REFERENCIA: </w:t>
            </w:r>
          </w:p>
          <w:p w:rsidR="00000000" w:rsidDel="00000000" w:rsidP="00000000" w:rsidRDefault="00000000" w:rsidRPr="00000000" w14:paraId="0000000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ISO-IEC 17043:2023</w:t>
            </w:r>
          </w:p>
          <w:p w:rsidR="00000000" w:rsidDel="00000000" w:rsidP="00000000" w:rsidRDefault="00000000" w:rsidRPr="00000000" w14:paraId="0000000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ISO-IEC 13528:2022</w:t>
            </w:r>
          </w:p>
          <w:p w:rsidR="00000000" w:rsidDel="00000000" w:rsidP="00000000" w:rsidRDefault="00000000" w:rsidRPr="00000000" w14:paraId="0000000C">
            <w:pPr>
              <w:spacing w:after="0" w:line="240" w:lineRule="auto"/>
              <w:rPr>
                <w:rFonts w:ascii="Arial" w:cs="Arial" w:eastAsia="Arial" w:hAnsi="Arial"/>
                <w:sz w:val="22"/>
                <w:szCs w:val="22"/>
                <w:vertAlign w:val="subscript"/>
              </w:rPr>
            </w:pPr>
            <w:r w:rsidDel="00000000" w:rsidR="00000000" w:rsidRPr="00000000">
              <w:rPr>
                <w:rFonts w:ascii="Arial" w:cs="Arial" w:eastAsia="Arial" w:hAnsi="Arial"/>
                <w:sz w:val="22"/>
                <w:szCs w:val="22"/>
                <w:rtl w:val="0"/>
              </w:rPr>
              <w:t xml:space="preserve">P-PSEA-02 Procedimiento de Ensayo de Aptitud para NO-NO</w:t>
            </w:r>
            <w:r w:rsidDel="00000000" w:rsidR="00000000" w:rsidRPr="00000000">
              <w:rPr>
                <w:rFonts w:ascii="Arial" w:cs="Arial" w:eastAsia="Arial" w:hAnsi="Arial"/>
                <w:sz w:val="22"/>
                <w:szCs w:val="22"/>
                <w:vertAlign w:val="subscript"/>
                <w:rtl w:val="0"/>
              </w:rPr>
              <w:t xml:space="preserve">2</w:t>
            </w:r>
          </w:p>
          <w:p w:rsidR="00000000" w:rsidDel="00000000" w:rsidP="00000000" w:rsidRDefault="00000000" w:rsidRPr="00000000" w14:paraId="0000000D">
            <w:pPr>
              <w:spacing w:after="0" w:before="0" w:line="240" w:lineRule="auto"/>
              <w:rPr>
                <w:rFonts w:ascii="Arial" w:cs="Arial" w:eastAsia="Arial" w:hAnsi="Arial"/>
                <w:sz w:val="22"/>
                <w:szCs w:val="22"/>
                <w:vertAlign w:val="subscript"/>
              </w:rPr>
            </w:pPr>
            <w:r w:rsidDel="00000000" w:rsidR="00000000" w:rsidRPr="00000000">
              <w:rPr>
                <w:rFonts w:ascii="Arial" w:cs="Arial" w:eastAsia="Arial" w:hAnsi="Arial"/>
                <w:sz w:val="22"/>
                <w:szCs w:val="22"/>
                <w:rtl w:val="0"/>
              </w:rPr>
              <w:t xml:space="preserve">P-PSEA-03 Procedimiento de Ensayo de Aptitud para CO</w:t>
            </w:r>
            <w:r w:rsidDel="00000000" w:rsidR="00000000" w:rsidRPr="00000000">
              <w:rPr>
                <w:rtl w:val="0"/>
              </w:rPr>
            </w:r>
          </w:p>
          <w:p w:rsidR="00000000" w:rsidDel="00000000" w:rsidP="00000000" w:rsidRDefault="00000000" w:rsidRPr="00000000" w14:paraId="0000000E">
            <w:pPr>
              <w:spacing w:after="0" w:before="0" w:line="240" w:lineRule="auto"/>
              <w:rPr>
                <w:rFonts w:ascii="Arial" w:cs="Arial" w:eastAsia="Arial" w:hAnsi="Arial"/>
                <w:sz w:val="22"/>
                <w:szCs w:val="22"/>
                <w:vertAlign w:val="subscript"/>
              </w:rPr>
            </w:pPr>
            <w:r w:rsidDel="00000000" w:rsidR="00000000" w:rsidRPr="00000000">
              <w:rPr>
                <w:rFonts w:ascii="Arial" w:cs="Arial" w:eastAsia="Arial" w:hAnsi="Arial"/>
                <w:sz w:val="22"/>
                <w:szCs w:val="22"/>
                <w:rtl w:val="0"/>
              </w:rPr>
              <w:t xml:space="preserve">P-PSEA-04 Procedimiento de Ensayo de Aptitud para O</w:t>
            </w:r>
            <w:r w:rsidDel="00000000" w:rsidR="00000000" w:rsidRPr="00000000">
              <w:rPr>
                <w:rFonts w:ascii="Arial" w:cs="Arial" w:eastAsia="Arial" w:hAnsi="Arial"/>
                <w:sz w:val="22"/>
                <w:szCs w:val="22"/>
                <w:vertAlign w:val="subscript"/>
                <w:rtl w:val="0"/>
              </w:rPr>
              <w:t xml:space="preserve">3</w:t>
            </w:r>
          </w:p>
          <w:p w:rsidR="00000000" w:rsidDel="00000000" w:rsidP="00000000" w:rsidRDefault="00000000" w:rsidRPr="00000000" w14:paraId="0000000F">
            <w:pPr>
              <w:spacing w:after="0" w:before="0" w:line="240" w:lineRule="auto"/>
              <w:rPr>
                <w:rFonts w:ascii="Arial" w:cs="Arial" w:eastAsia="Arial" w:hAnsi="Arial"/>
                <w:sz w:val="22"/>
                <w:szCs w:val="22"/>
                <w:vertAlign w:val="subscript"/>
              </w:rPr>
            </w:pPr>
            <w:r w:rsidDel="00000000" w:rsidR="00000000" w:rsidRPr="00000000">
              <w:rPr>
                <w:rFonts w:ascii="Arial" w:cs="Arial" w:eastAsia="Arial" w:hAnsi="Arial"/>
                <w:sz w:val="22"/>
                <w:szCs w:val="22"/>
                <w:rtl w:val="0"/>
              </w:rPr>
              <w:t xml:space="preserve">P-PSEA-05 Procedimiento de Ensayo de Aptitud para SO</w:t>
            </w:r>
            <w:r w:rsidDel="00000000" w:rsidR="00000000" w:rsidRPr="00000000">
              <w:rPr>
                <w:rFonts w:ascii="Arial" w:cs="Arial" w:eastAsia="Arial" w:hAnsi="Arial"/>
                <w:sz w:val="22"/>
                <w:szCs w:val="22"/>
                <w:vertAlign w:val="subscript"/>
                <w:rtl w:val="0"/>
              </w:rPr>
              <w:t xml:space="preserve">2</w:t>
            </w:r>
          </w:p>
          <w:p w:rsidR="00000000" w:rsidDel="00000000" w:rsidP="00000000" w:rsidRDefault="00000000" w:rsidRPr="00000000" w14:paraId="00000010">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P-PSEA-06 Procedimiento de Elaboración de Informe de Resultados</w:t>
            </w:r>
          </w:p>
          <w:p w:rsidR="00000000" w:rsidDel="00000000" w:rsidP="00000000" w:rsidRDefault="00000000" w:rsidRPr="00000000" w14:paraId="00000011">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F-PSEA-01 Calendario Tipo</w:t>
              <w:br w:type="textWrapping"/>
              <w:t xml:space="preserve">DG-PSEA-01-Protocolo Detallado Participación en EA de Gases Contaminantes Criterio</w:t>
            </w:r>
          </w:p>
        </w:tc>
      </w:tr>
      <w:tr>
        <w:trPr>
          <w:cantSplit w:val="0"/>
          <w:tblHeader w:val="0"/>
        </w:trPr>
        <w:tc>
          <w:tcPr>
            <w:tcBorders>
              <w:bottom w:color="000000" w:space="0" w:sz="4" w:val="single"/>
            </w:tcBorders>
            <w:vAlign w:val="top"/>
          </w:tcPr>
          <w:p w:rsidR="00000000" w:rsidDel="00000000" w:rsidP="00000000" w:rsidRDefault="00000000" w:rsidRPr="00000000" w14:paraId="00000012">
            <w:pPr>
              <w:spacing w:after="120" w:before="120" w:lineRule="auto"/>
              <w:jc w:val="both"/>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CONDICIONES GENERALES:</w:t>
            </w:r>
          </w:p>
          <w:p w:rsidR="00000000" w:rsidDel="00000000" w:rsidP="00000000" w:rsidRDefault="00000000" w:rsidRPr="00000000" w14:paraId="00000013">
            <w:pPr>
              <w:spacing w:after="120" w:before="120" w:lineRule="auto"/>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14">
      <w:pPr>
        <w:jc w:val="both"/>
        <w:rPr>
          <w:rFonts w:ascii="Arial" w:cs="Arial" w:eastAsia="Arial" w:hAnsi="Arial"/>
          <w:sz w:val="22"/>
          <w:szCs w:val="22"/>
          <w:vertAlign w:val="baseline"/>
        </w:rPr>
      </w:pPr>
      <w:r w:rsidDel="00000000" w:rsidR="00000000" w:rsidRPr="00000000">
        <w:rPr>
          <w:rtl w:val="0"/>
        </w:rPr>
      </w:r>
    </w:p>
    <w:tbl>
      <w:tblPr>
        <w:tblStyle w:val="Table2"/>
        <w:tblW w:w="146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8"/>
        <w:tblGridChange w:id="0">
          <w:tblGrid>
            <w:gridCol w:w="14618"/>
          </w:tblGrid>
        </w:tblGridChange>
      </w:tblGrid>
      <w:tr>
        <w:trPr>
          <w:cantSplit w:val="1"/>
          <w:trHeight w:val="338" w:hRule="atLeast"/>
          <w:tblHeader w:val="1"/>
        </w:trPr>
        <w:tc>
          <w:tcPr>
            <w:tcBorders>
              <w:bottom w:color="000000" w:space="0" w:sz="4" w:val="single"/>
            </w:tcBorders>
            <w:shd w:fill="f3f3f3" w:val="clear"/>
            <w:vAlign w:val="center"/>
          </w:tcPr>
          <w:p w:rsidR="00000000" w:rsidDel="00000000" w:rsidP="00000000" w:rsidRDefault="00000000" w:rsidRPr="00000000" w14:paraId="00000015">
            <w:pPr>
              <w:keepNext w:val="1"/>
              <w:keepLines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360" w:right="0" w:hanging="360"/>
              <w:jc w:val="center"/>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ESPECÍFICA DEL PROCEDIMIENTO</w:t>
            </w:r>
            <w:r w:rsidDel="00000000" w:rsidR="00000000" w:rsidRPr="00000000">
              <w:rPr>
                <w:rtl w:val="0"/>
              </w:rPr>
            </w:r>
          </w:p>
        </w:tc>
      </w:tr>
      <w:tr>
        <w:trPr>
          <w:cantSplit w:val="0"/>
          <w:trHeight w:val="190" w:hRule="atLeast"/>
          <w:tblHeader w:val="0"/>
        </w:trPr>
        <w:tc>
          <w:tcPr>
            <w:vAlign w:val="top"/>
          </w:tcPr>
          <w:p w:rsidR="00000000" w:rsidDel="00000000" w:rsidP="00000000" w:rsidRDefault="00000000" w:rsidRPr="00000000" w14:paraId="00000016">
            <w:pPr>
              <w:tabs>
                <w:tab w:val="left" w:leader="none" w:pos="426"/>
              </w:tabs>
              <w:spacing w:after="120" w:before="120" w:lineRule="auto"/>
              <w:jc w:val="both"/>
              <w:rPr>
                <w:rFonts w:ascii="Arial" w:cs="Arial" w:eastAsia="Arial" w:hAnsi="Arial"/>
                <w:color w:val="1b1c1d"/>
                <w:sz w:val="22"/>
                <w:szCs w:val="22"/>
              </w:rPr>
            </w:pPr>
            <w:r w:rsidDel="00000000" w:rsidR="00000000" w:rsidRPr="00000000">
              <w:rPr>
                <w:rFonts w:ascii="Arial" w:cs="Arial" w:eastAsia="Arial" w:hAnsi="Arial"/>
                <w:sz w:val="22"/>
                <w:szCs w:val="22"/>
                <w:vertAlign w:val="baseline"/>
                <w:rtl w:val="0"/>
              </w:rPr>
              <w:t xml:space="preserve"> </w:t>
            </w:r>
            <w:r w:rsidDel="00000000" w:rsidR="00000000" w:rsidRPr="00000000">
              <w:rPr>
                <w:rtl w:val="0"/>
              </w:rPr>
            </w:r>
          </w:p>
          <w:p w:rsidR="00000000" w:rsidDel="00000000" w:rsidP="00000000" w:rsidRDefault="00000000" w:rsidRPr="00000000" w14:paraId="00000017">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spacing w:after="200" w:line="276" w:lineRule="auto"/>
              <w:rPr/>
            </w:pPr>
            <w:r w:rsidDel="00000000" w:rsidR="00000000" w:rsidRPr="00000000">
              <w:rPr>
                <w:rFonts w:ascii="Arial" w:cs="Arial" w:eastAsia="Arial" w:hAnsi="Arial"/>
                <w:sz w:val="22"/>
                <w:szCs w:val="22"/>
                <w:rtl w:val="0"/>
              </w:rPr>
              <w:t xml:space="preserve">La planificación del Ensayo de Aptitud se documenta antes del inicio de cada ronda, siguiendo los literales a) a u) del presente numeral, conforme a los requisitos del apartado 7.2.1.3 de la ISO/IEC 17043:2023</w:t>
            </w:r>
            <w:r w:rsidDel="00000000" w:rsidR="00000000" w:rsidRPr="00000000">
              <w:rPr>
                <w:rtl w:val="0"/>
              </w:rPr>
            </w:r>
          </w:p>
          <w:p w:rsidR="00000000" w:rsidDel="00000000" w:rsidP="00000000" w:rsidRDefault="00000000" w:rsidRPr="00000000" w14:paraId="00000019">
            <w:pPr>
              <w:pStyle w:val="Heading3"/>
              <w:keepNext w:val="0"/>
              <w:keepLines w:val="0"/>
              <w:rPr>
                <w:rFonts w:ascii="Arial" w:cs="Arial" w:eastAsia="Arial" w:hAnsi="Arial"/>
                <w:sz w:val="22"/>
                <w:szCs w:val="22"/>
              </w:rPr>
            </w:pPr>
            <w:bookmarkStart w:colFirst="0" w:colLast="0" w:name="_heading=h.7tc6gigjh11g" w:id="0"/>
            <w:bookmarkEnd w:id="0"/>
            <w:r w:rsidDel="00000000" w:rsidR="00000000" w:rsidRPr="00000000">
              <w:rPr>
                <w:rFonts w:ascii="Arial" w:cs="Arial" w:eastAsia="Arial" w:hAnsi="Arial"/>
                <w:sz w:val="22"/>
                <w:szCs w:val="22"/>
                <w:rtl w:val="0"/>
              </w:rPr>
              <w:t xml:space="preserve">a) Personal involucrado (6.2.6)</w:t>
            </w:r>
          </w:p>
          <w:p w:rsidR="00000000" w:rsidDel="00000000" w:rsidP="00000000" w:rsidRDefault="00000000" w:rsidRPr="00000000" w14:paraId="0000001A">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identifican los responsables directos de cada etapa:</w:t>
            </w:r>
          </w:p>
          <w:p w:rsidR="00000000" w:rsidDel="00000000" w:rsidP="00000000" w:rsidRDefault="00000000" w:rsidRPr="00000000" w14:paraId="0000001B">
            <w:pPr>
              <w:numPr>
                <w:ilvl w:val="0"/>
                <w:numId w:val="11"/>
              </w:numPr>
              <w:spacing w:after="0" w:afterAutospacing="0" w:before="240" w:lineRule="auto"/>
              <w:ind w:left="720" w:hanging="360"/>
              <w:rPr>
                <w:sz w:val="22"/>
                <w:szCs w:val="22"/>
              </w:rPr>
            </w:pPr>
            <w:r w:rsidDel="00000000" w:rsidR="00000000" w:rsidRPr="00000000">
              <w:rPr>
                <w:rFonts w:ascii="Arial" w:cs="Arial" w:eastAsia="Arial" w:hAnsi="Arial"/>
                <w:b w:val="1"/>
                <w:bCs w:val="1"/>
                <w:sz w:val="22"/>
                <w:szCs w:val="22"/>
                <w:rtl w:val="0"/>
              </w:rPr>
              <w:t xml:space="preserve">Coordinador EA:</w:t>
            </w:r>
            <w:r w:rsidDel="00000000" w:rsidR="00000000" w:rsidRPr="00000000">
              <w:rPr>
                <w:rFonts w:ascii="Arial" w:cs="Arial" w:eastAsia="Arial" w:hAnsi="Arial"/>
                <w:sz w:val="22"/>
                <w:szCs w:val="22"/>
                <w:rtl w:val="0"/>
              </w:rPr>
              <w:t xml:space="preserve"> aprueba el diseño y verifica la disponibilidad de recursos.</w:t>
              <w:br w:type="textWrapping"/>
            </w:r>
          </w:p>
          <w:p w:rsidR="00000000" w:rsidDel="00000000" w:rsidP="00000000" w:rsidRDefault="00000000" w:rsidRPr="00000000" w14:paraId="0000001C">
            <w:pPr>
              <w:numPr>
                <w:ilvl w:val="0"/>
                <w:numId w:val="11"/>
              </w:numPr>
              <w:spacing w:after="0" w:afterAutospacing="0" w:before="0" w:beforeAutospacing="0" w:lineRule="auto"/>
              <w:ind w:left="720" w:hanging="360"/>
              <w:rPr>
                <w:sz w:val="22"/>
                <w:szCs w:val="22"/>
              </w:rPr>
            </w:pPr>
            <w:r w:rsidDel="00000000" w:rsidR="00000000" w:rsidRPr="00000000">
              <w:rPr>
                <w:rFonts w:ascii="Arial" w:cs="Arial" w:eastAsia="Arial" w:hAnsi="Arial"/>
                <w:b w:val="1"/>
                <w:bCs w:val="1"/>
                <w:sz w:val="22"/>
                <w:szCs w:val="22"/>
                <w:rtl w:val="0"/>
              </w:rPr>
              <w:t xml:space="preserve">Estadístico:</w:t>
            </w:r>
            <w:r w:rsidDel="00000000" w:rsidR="00000000" w:rsidRPr="00000000">
              <w:rPr>
                <w:rFonts w:ascii="Arial" w:cs="Arial" w:eastAsia="Arial" w:hAnsi="Arial"/>
                <w:sz w:val="22"/>
                <w:szCs w:val="22"/>
                <w:rtl w:val="0"/>
              </w:rPr>
              <w:t xml:space="preserve"> diseña el plan estadístico conforme a la ISO 13528 y valida los criterios de desempeño.</w:t>
              <w:br w:type="textWrapping"/>
            </w:r>
          </w:p>
          <w:p w:rsidR="00000000" w:rsidDel="00000000" w:rsidP="00000000" w:rsidRDefault="00000000" w:rsidRPr="00000000" w14:paraId="0000001D">
            <w:pPr>
              <w:numPr>
                <w:ilvl w:val="0"/>
                <w:numId w:val="11"/>
              </w:numPr>
              <w:spacing w:after="0" w:afterAutospacing="0" w:before="0" w:beforeAutospacing="0" w:lineRule="auto"/>
              <w:ind w:left="720" w:hanging="360"/>
              <w:rPr>
                <w:sz w:val="22"/>
                <w:szCs w:val="22"/>
              </w:rPr>
            </w:pPr>
            <w:r w:rsidDel="00000000" w:rsidR="00000000" w:rsidRPr="00000000">
              <w:rPr>
                <w:rFonts w:ascii="Arial" w:cs="Arial" w:eastAsia="Arial" w:hAnsi="Arial"/>
                <w:b w:val="1"/>
                <w:bCs w:val="1"/>
                <w:sz w:val="22"/>
                <w:szCs w:val="22"/>
                <w:rtl w:val="0"/>
              </w:rPr>
              <w:t xml:space="preserve">Ingeniero Operativo:</w:t>
            </w:r>
            <w:r w:rsidDel="00000000" w:rsidR="00000000" w:rsidRPr="00000000">
              <w:rPr>
                <w:rFonts w:ascii="Arial" w:cs="Arial" w:eastAsia="Arial" w:hAnsi="Arial"/>
                <w:sz w:val="22"/>
                <w:szCs w:val="22"/>
                <w:rtl w:val="0"/>
              </w:rPr>
              <w:t xml:space="preserve"> lidera la preparación de ítems, control de condiciones y montaje.</w:t>
              <w:br w:type="textWrapping"/>
            </w:r>
          </w:p>
          <w:p w:rsidR="00000000" w:rsidDel="00000000" w:rsidP="00000000" w:rsidRDefault="00000000" w:rsidRPr="00000000" w14:paraId="0000001E">
            <w:pPr>
              <w:numPr>
                <w:ilvl w:val="0"/>
                <w:numId w:val="11"/>
              </w:numPr>
              <w:spacing w:after="0" w:afterAutospacing="0" w:before="0" w:beforeAutospacing="0" w:lineRule="auto"/>
              <w:ind w:left="720" w:hanging="360"/>
              <w:rPr>
                <w:sz w:val="22"/>
                <w:szCs w:val="22"/>
              </w:rPr>
            </w:pPr>
            <w:r w:rsidDel="00000000" w:rsidR="00000000" w:rsidRPr="00000000">
              <w:rPr>
                <w:rFonts w:ascii="Arial" w:cs="Arial" w:eastAsia="Arial" w:hAnsi="Arial"/>
                <w:b w:val="1"/>
                <w:bCs w:val="1"/>
                <w:sz w:val="22"/>
                <w:szCs w:val="22"/>
                <w:rtl w:val="0"/>
              </w:rPr>
              <w:t xml:space="preserve">Experto en calidad del aire:</w:t>
            </w:r>
            <w:r w:rsidDel="00000000" w:rsidR="00000000" w:rsidRPr="00000000">
              <w:rPr>
                <w:rFonts w:ascii="Arial" w:cs="Arial" w:eastAsia="Arial" w:hAnsi="Arial"/>
                <w:sz w:val="22"/>
                <w:szCs w:val="22"/>
                <w:rtl w:val="0"/>
              </w:rPr>
              <w:t xml:space="preserve"> define los rangos de concentración y asegura la validez metrológica.</w:t>
              <w:br w:type="textWrapping"/>
            </w:r>
          </w:p>
          <w:p w:rsidR="00000000" w:rsidDel="00000000" w:rsidP="00000000" w:rsidRDefault="00000000" w:rsidRPr="00000000" w14:paraId="0000001F">
            <w:pPr>
              <w:numPr>
                <w:ilvl w:val="0"/>
                <w:numId w:val="11"/>
              </w:numPr>
              <w:spacing w:after="200" w:afterAutospacing="0" w:before="0" w:lineRule="auto"/>
              <w:ind w:left="720" w:hanging="360"/>
              <w:rPr>
                <w:sz w:val="22"/>
                <w:szCs w:val="22"/>
              </w:rPr>
            </w:pPr>
            <w:r w:rsidDel="00000000" w:rsidR="00000000" w:rsidRPr="00000000">
              <w:rPr>
                <w:rFonts w:ascii="Arial" w:cs="Arial" w:eastAsia="Arial" w:hAnsi="Arial"/>
                <w:b w:val="1"/>
                <w:bCs w:val="1"/>
                <w:sz w:val="22"/>
                <w:szCs w:val="22"/>
                <w:rtl w:val="0"/>
              </w:rPr>
              <w:t xml:space="preserve">Profesional de Calidad:</w:t>
            </w:r>
            <w:r w:rsidDel="00000000" w:rsidR="00000000" w:rsidRPr="00000000">
              <w:rPr>
                <w:rFonts w:ascii="Arial" w:cs="Arial" w:eastAsia="Arial" w:hAnsi="Arial"/>
                <w:sz w:val="22"/>
                <w:szCs w:val="22"/>
                <w:rtl w:val="0"/>
              </w:rPr>
              <w:t xml:space="preserve"> garantiza el cumplimiento del sistema ISO 17025 y la imparcialidad.</w:t>
            </w:r>
          </w:p>
          <w:p w:rsidR="00000000" w:rsidDel="00000000" w:rsidP="00000000" w:rsidRDefault="00000000" w:rsidRPr="00000000" w14:paraId="00000020">
            <w:pPr>
              <w:numPr>
                <w:ilvl w:val="0"/>
                <w:numId w:val="11"/>
              </w:numPr>
              <w:spacing w:after="240" w:before="200" w:beforeAutospacing="0" w:lineRule="auto"/>
              <w:ind w:left="720" w:hanging="360"/>
              <w:rPr>
                <w:sz w:val="22"/>
                <w:szCs w:val="22"/>
              </w:rPr>
            </w:pPr>
            <w:r w:rsidDel="00000000" w:rsidR="00000000" w:rsidRPr="00000000">
              <w:rPr>
                <w:rFonts w:ascii="Arial" w:cs="Arial" w:eastAsia="Arial" w:hAnsi="Arial"/>
                <w:b w:val="1"/>
                <w:bCs w:val="1"/>
                <w:sz w:val="22"/>
                <w:szCs w:val="22"/>
                <w:rtl w:val="0"/>
              </w:rPr>
              <w:t xml:space="preserve">Profesional de Proyectos:</w:t>
            </w:r>
            <w:r w:rsidDel="00000000" w:rsidR="00000000" w:rsidRPr="00000000">
              <w:rPr>
                <w:rFonts w:ascii="Arial" w:cs="Arial" w:eastAsia="Arial" w:hAnsi="Arial"/>
                <w:sz w:val="22"/>
                <w:szCs w:val="22"/>
                <w:rtl w:val="0"/>
              </w:rPr>
              <w:t xml:space="preserve"> es el enlace con participantes y garantiza la comunicación con ellos, así como la entrega de informes de resultados.</w:t>
            </w:r>
          </w:p>
          <w:p w:rsidR="00000000" w:rsidDel="00000000" w:rsidP="00000000" w:rsidRDefault="00000000" w:rsidRPr="00000000" w14:paraId="00000021">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Cada persona debe contar con </w:t>
            </w:r>
            <w:r w:rsidDel="00000000" w:rsidR="00000000" w:rsidRPr="00000000">
              <w:rPr>
                <w:rFonts w:ascii="Arial" w:cs="Arial" w:eastAsia="Arial" w:hAnsi="Arial"/>
                <w:b w:val="1"/>
                <w:bCs w:val="1"/>
                <w:sz w:val="22"/>
                <w:szCs w:val="22"/>
                <w:rtl w:val="0"/>
              </w:rPr>
              <w:t xml:space="preserve">autorización formal y evidencia de competencia</w:t>
            </w:r>
            <w:r w:rsidDel="00000000" w:rsidR="00000000" w:rsidRPr="00000000">
              <w:rPr>
                <w:rFonts w:ascii="Arial" w:cs="Arial" w:eastAsia="Arial" w:hAnsi="Arial"/>
                <w:sz w:val="22"/>
                <w:szCs w:val="22"/>
                <w:rtl w:val="0"/>
              </w:rPr>
              <w:t xml:space="preserve"> técnica documentada en su perfil de cargo. </w:t>
            </w:r>
          </w:p>
          <w:p w:rsidR="00000000" w:rsidDel="00000000" w:rsidP="00000000" w:rsidRDefault="00000000" w:rsidRPr="00000000" w14:paraId="00000022">
            <w:pPr>
              <w:spacing w:after="240" w:before="240" w:lineRule="auto"/>
              <w:rPr>
                <w:rFonts w:ascii="Arial" w:cs="Arial" w:eastAsia="Arial" w:hAnsi="Arial"/>
                <w:sz w:val="22"/>
                <w:szCs w:val="22"/>
                <w:shd w:fill="ff9900" w:val="clear"/>
              </w:rPr>
            </w:pPr>
            <w:r w:rsidDel="00000000" w:rsidR="00000000" w:rsidRPr="00000000">
              <w:rPr>
                <w:rFonts w:ascii="Arial" w:cs="Arial" w:eastAsia="Arial" w:hAnsi="Arial"/>
                <w:sz w:val="22"/>
                <w:szCs w:val="22"/>
                <w:shd w:fill="ff9900" w:val="clear"/>
                <w:rtl w:val="0"/>
              </w:rPr>
              <w:t xml:space="preserve">--- comentario: </w:t>
            </w:r>
            <w:r w:rsidDel="00000000" w:rsidR="00000000" w:rsidRPr="00000000">
              <w:rPr>
                <w:rFonts w:ascii="Arial" w:cs="Arial" w:eastAsia="Arial" w:hAnsi="Arial"/>
                <w:sz w:val="22"/>
                <w:szCs w:val="22"/>
                <w:shd w:fill="ff9900" w:val="clear"/>
                <w:rtl w:val="0"/>
              </w:rPr>
              <w:t xml:space="preserve">planificacion, evaluacion estabilidad homog, valor asignado e incert, evaluacion desempeño, si hay subcontratacion, revision informes [YA HAY DOCUMENTACION DENTRO DEL SGC]</w:t>
            </w:r>
            <w:r w:rsidDel="00000000" w:rsidR="00000000" w:rsidRPr="00000000">
              <w:rPr>
                <w:rtl w:val="0"/>
              </w:rPr>
            </w:r>
          </w:p>
          <w:p w:rsidR="00000000" w:rsidDel="00000000" w:rsidP="00000000" w:rsidRDefault="00000000" w:rsidRPr="00000000" w14:paraId="00000023">
            <w:pPr>
              <w:rPr>
                <w:rFonts w:ascii="Arial" w:cs="Arial" w:eastAsia="Arial" w:hAnsi="Arial"/>
                <w:sz w:val="22"/>
                <w:szCs w:val="22"/>
                <w:shd w:fill="ff9900" w:val="clear"/>
              </w:rPr>
            </w:pPr>
            <w:r w:rsidDel="00000000" w:rsidR="00000000" w:rsidRPr="00000000">
              <w:rPr>
                <w:rFonts w:ascii="Arial" w:cs="Arial" w:eastAsia="Arial" w:hAnsi="Arial"/>
                <w:sz w:val="22"/>
                <w:szCs w:val="22"/>
                <w:shd w:fill="ff9900" w:val="clear"/>
                <w:rtl w:val="0"/>
              </w:rPr>
              <w:t xml:space="preserve">NO DISEÑO; NO PLANIFICACION; NO EVALUAR DESEMPEÑO; NO AUTORIZACION</w:t>
            </w:r>
          </w:p>
          <w:p w:rsidR="00000000" w:rsidDel="00000000" w:rsidP="00000000" w:rsidRDefault="00000000" w:rsidRPr="00000000" w14:paraId="00000024">
            <w:pPr>
              <w:rPr>
                <w:rFonts w:ascii="Arial" w:cs="Arial" w:eastAsia="Arial" w:hAnsi="Arial"/>
                <w:sz w:val="22"/>
                <w:szCs w:val="22"/>
                <w:shd w:fill="ff9900" w:val="clear"/>
              </w:rPr>
            </w:pPr>
            <w:r w:rsidDel="00000000" w:rsidR="00000000" w:rsidRPr="00000000">
              <w:rPr>
                <w:rFonts w:ascii="Arial" w:cs="Arial" w:eastAsia="Arial" w:hAnsi="Arial"/>
                <w:sz w:val="22"/>
                <w:szCs w:val="22"/>
                <w:shd w:fill="ff9900" w:val="clear"/>
                <w:rtl w:val="0"/>
              </w:rPr>
              <w:t xml:space="preserve">---</w:t>
            </w:r>
          </w:p>
          <w:p w:rsidR="00000000" w:rsidDel="00000000" w:rsidP="00000000" w:rsidRDefault="00000000" w:rsidRPr="00000000" w14:paraId="00000025">
            <w:pPr>
              <w:pStyle w:val="Heading3"/>
              <w:keepNext w:val="0"/>
              <w:keepLines w:val="0"/>
              <w:rPr>
                <w:rFonts w:ascii="Arial" w:cs="Arial" w:eastAsia="Arial" w:hAnsi="Arial"/>
                <w:sz w:val="22"/>
                <w:szCs w:val="22"/>
              </w:rPr>
            </w:pPr>
            <w:bookmarkStart w:colFirst="0" w:colLast="0" w:name="_heading=h.v3x87dbtysw0" w:id="1"/>
            <w:bookmarkEnd w:id="1"/>
            <w:r w:rsidDel="00000000" w:rsidR="00000000" w:rsidRPr="00000000">
              <w:rPr>
                <w:rFonts w:ascii="Arial" w:cs="Arial" w:eastAsia="Arial" w:hAnsi="Arial"/>
                <w:sz w:val="22"/>
                <w:szCs w:val="22"/>
                <w:rtl w:val="0"/>
              </w:rPr>
              <w:t xml:space="preserve">b) Actividades de proveedores externos</w:t>
            </w:r>
          </w:p>
          <w:p w:rsidR="00000000" w:rsidDel="00000000" w:rsidP="00000000" w:rsidRDefault="00000000" w:rsidRPr="00000000" w14:paraId="00000026">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definen las actividades subcontratadas (por ejemplo, transporte, calibración de equipos o suministro de MRC, proveedor externo para comentarios).</w:t>
            </w:r>
          </w:p>
          <w:p w:rsidR="00000000" w:rsidDel="00000000" w:rsidP="00000000" w:rsidRDefault="00000000" w:rsidRPr="00000000" w14:paraId="00000027">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br w:type="textWrapping"/>
              <w:t xml:space="preserve"> El proveedor debe:</w:t>
            </w:r>
          </w:p>
          <w:p w:rsidR="00000000" w:rsidDel="00000000" w:rsidP="00000000" w:rsidRDefault="00000000" w:rsidRPr="00000000" w14:paraId="00000028">
            <w:pPr>
              <w:numPr>
                <w:ilvl w:val="0"/>
                <w:numId w:val="1"/>
              </w:numPr>
              <w:spacing w:after="0" w:afterAutospacing="0" w:before="240" w:lineRule="auto"/>
              <w:ind w:left="720" w:hanging="360"/>
              <w:rPr>
                <w:sz w:val="22"/>
                <w:szCs w:val="22"/>
              </w:rPr>
            </w:pPr>
            <w:r w:rsidDel="00000000" w:rsidR="00000000" w:rsidRPr="00000000">
              <w:rPr>
                <w:rFonts w:ascii="Arial" w:cs="Arial" w:eastAsia="Arial" w:hAnsi="Arial"/>
                <w:sz w:val="22"/>
                <w:szCs w:val="22"/>
                <w:rtl w:val="0"/>
              </w:rPr>
              <w:t xml:space="preserve">Estar </w:t>
            </w:r>
            <w:r w:rsidDel="00000000" w:rsidR="00000000" w:rsidRPr="00000000">
              <w:rPr>
                <w:rFonts w:ascii="Arial" w:cs="Arial" w:eastAsia="Arial" w:hAnsi="Arial"/>
                <w:b w:val="1"/>
                <w:bCs w:val="1"/>
                <w:sz w:val="22"/>
                <w:szCs w:val="22"/>
                <w:rtl w:val="0"/>
              </w:rPr>
              <w:t xml:space="preserve">evaluado y aprobado</w:t>
            </w:r>
            <w:r w:rsidDel="00000000" w:rsidR="00000000" w:rsidRPr="00000000">
              <w:rPr>
                <w:rFonts w:ascii="Arial" w:cs="Arial" w:eastAsia="Arial" w:hAnsi="Arial"/>
                <w:sz w:val="22"/>
                <w:szCs w:val="22"/>
                <w:rtl w:val="0"/>
              </w:rPr>
              <w:t xml:space="preserve"> conforme al procedimiento de compras y control de proveedores.</w:t>
              <w:br w:type="textWrapping"/>
            </w:r>
          </w:p>
          <w:p w:rsidR="00000000" w:rsidDel="00000000" w:rsidP="00000000" w:rsidRDefault="00000000" w:rsidRPr="00000000" w14:paraId="00000029">
            <w:pPr>
              <w:numPr>
                <w:ilvl w:val="0"/>
                <w:numId w:val="1"/>
              </w:numPr>
              <w:spacing w:after="240" w:before="0" w:beforeAutospacing="0" w:lineRule="auto"/>
              <w:ind w:left="720" w:hanging="360"/>
              <w:rPr>
                <w:sz w:val="22"/>
                <w:szCs w:val="22"/>
              </w:rPr>
            </w:pPr>
            <w:r w:rsidDel="00000000" w:rsidR="00000000" w:rsidRPr="00000000">
              <w:rPr>
                <w:rFonts w:ascii="Arial" w:cs="Arial" w:eastAsia="Arial" w:hAnsi="Arial"/>
                <w:sz w:val="22"/>
                <w:szCs w:val="22"/>
                <w:rtl w:val="0"/>
              </w:rPr>
              <w:t xml:space="preserve">Contar con </w:t>
            </w:r>
            <w:r w:rsidDel="00000000" w:rsidR="00000000" w:rsidRPr="00000000">
              <w:rPr>
                <w:rFonts w:ascii="Arial" w:cs="Arial" w:eastAsia="Arial" w:hAnsi="Arial"/>
                <w:b w:val="1"/>
                <w:bCs w:val="1"/>
                <w:sz w:val="22"/>
                <w:szCs w:val="22"/>
                <w:rtl w:val="0"/>
              </w:rPr>
              <w:t xml:space="preserve">competencia técnica demostrable</w:t>
            </w:r>
            <w:r w:rsidDel="00000000" w:rsidR="00000000" w:rsidRPr="00000000">
              <w:rPr>
                <w:rFonts w:ascii="Arial" w:cs="Arial" w:eastAsia="Arial" w:hAnsi="Arial"/>
                <w:sz w:val="22"/>
                <w:szCs w:val="22"/>
                <w:rtl w:val="0"/>
              </w:rPr>
              <w:t xml:space="preserve">, trazabilidad metrológica y acuerdos de confidencialidad.</w:t>
              <w:br w:type="textWrapping"/>
              <w:t xml:space="preserve">Toda subcontratación se documenta con contrato o registro técnico, en cumplimiento del numeral </w:t>
            </w:r>
            <w:r w:rsidDel="00000000" w:rsidR="00000000" w:rsidRPr="00000000">
              <w:rPr>
                <w:rFonts w:ascii="Arial" w:cs="Arial" w:eastAsia="Arial" w:hAnsi="Arial"/>
                <w:b w:val="1"/>
                <w:bCs w:val="1"/>
                <w:sz w:val="22"/>
                <w:szCs w:val="22"/>
                <w:rtl w:val="0"/>
              </w:rPr>
              <w:t xml:space="preserve">6.4.1 de ISO/IEC 17043:2023</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A">
            <w:pPr>
              <w:spacing w:after="240" w:before="240" w:lineRule="auto"/>
              <w:ind w:left="720" w:firstLine="0"/>
              <w:rPr>
                <w:rFonts w:ascii="Arial" w:cs="Arial" w:eastAsia="Arial" w:hAnsi="Arial"/>
                <w:sz w:val="22"/>
                <w:szCs w:val="22"/>
              </w:rPr>
            </w:pPr>
            <w:r w:rsidDel="00000000" w:rsidR="00000000" w:rsidRPr="00000000">
              <w:rPr>
                <w:rFonts w:ascii="Arial" w:cs="Arial" w:eastAsia="Arial" w:hAnsi="Arial"/>
                <w:sz w:val="22"/>
                <w:szCs w:val="22"/>
                <w:shd w:fill="ff9900" w:val="clear"/>
                <w:rtl w:val="0"/>
              </w:rPr>
              <w:t xml:space="preserve">--- comentario:</w:t>
            </w:r>
            <w:sdt>
              <w:sdtPr>
                <w:id w:val="1353294391"/>
                <w:tag w:val="goog_rdk_0"/>
              </w:sdtPr>
              <w:sdtContent>
                <w:commentRangeStart w:id="0"/>
              </w:sdtContent>
            </w:sdt>
            <w:r w:rsidDel="00000000" w:rsidR="00000000" w:rsidRPr="00000000">
              <w:rPr>
                <w:rFonts w:ascii="Arial" w:cs="Arial" w:eastAsia="Arial" w:hAnsi="Arial"/>
                <w:sz w:val="22"/>
                <w:szCs w:val="22"/>
                <w:shd w:fill="ff9900" w:val="clear"/>
                <w:rtl w:val="0"/>
              </w:rPr>
              <w:t xml:space="preserve">[HAY DOCUMENTACION DESDE CALIBRACION, armonizar]</w:t>
            </w:r>
            <w:r w:rsidDel="00000000" w:rsidR="00000000" w:rsidRPr="00000000">
              <w:rPr>
                <w:rFonts w:ascii="Arial" w:cs="Arial" w:eastAsia="Arial" w:hAnsi="Arial"/>
                <w:sz w:val="22"/>
                <w:szCs w:val="22"/>
                <w:rtl w:val="0"/>
              </w:rPr>
              <w:br w:type="textWrapping"/>
            </w:r>
            <w:commentRangeEnd w:id="0"/>
            <w:r w:rsidDel="00000000" w:rsidR="00000000" w:rsidRPr="00000000">
              <w:commentReference w:id="0"/>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B">
            <w:pPr>
              <w:pStyle w:val="Heading3"/>
              <w:keepNext w:val="0"/>
              <w:keepLines w:val="0"/>
              <w:rPr>
                <w:rFonts w:ascii="Arial" w:cs="Arial" w:eastAsia="Arial" w:hAnsi="Arial"/>
                <w:sz w:val="22"/>
                <w:szCs w:val="22"/>
              </w:rPr>
            </w:pPr>
            <w:bookmarkStart w:colFirst="0" w:colLast="0" w:name="_heading=h.8c9l305agmja" w:id="2"/>
            <w:bookmarkEnd w:id="2"/>
            <w:r w:rsidDel="00000000" w:rsidR="00000000" w:rsidRPr="00000000">
              <w:rPr>
                <w:rFonts w:ascii="Arial" w:cs="Arial" w:eastAsia="Arial" w:hAnsi="Arial"/>
                <w:sz w:val="22"/>
                <w:szCs w:val="22"/>
                <w:rtl w:val="0"/>
              </w:rPr>
              <w:t xml:space="preserve">c) Criterios de participación</w:t>
            </w:r>
          </w:p>
          <w:p w:rsidR="00000000" w:rsidDel="00000000" w:rsidP="00000000" w:rsidRDefault="00000000" w:rsidRPr="00000000" w14:paraId="0000002C">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w:t>
            </w:r>
            <w:sdt>
              <w:sdtPr>
                <w:id w:val="830928707"/>
                <w:tag w:val="goog_rdk_1"/>
              </w:sdtPr>
              <w:sdtContent>
                <w:commentRangeStart w:id="1"/>
              </w:sdtContent>
            </w:sdt>
            <w:r w:rsidDel="00000000" w:rsidR="00000000" w:rsidRPr="00000000">
              <w:rPr>
                <w:rFonts w:ascii="Arial" w:cs="Arial" w:eastAsia="Arial" w:hAnsi="Arial"/>
                <w:sz w:val="22"/>
                <w:szCs w:val="22"/>
                <w:rtl w:val="0"/>
              </w:rPr>
              <w:t xml:space="preserve">laboratorios</w:t>
            </w:r>
            <w:commentRangeEnd w:id="1"/>
            <w:r w:rsidDel="00000000" w:rsidR="00000000" w:rsidRPr="00000000">
              <w:commentReference w:id="1"/>
            </w:r>
            <w:r w:rsidDel="00000000" w:rsidR="00000000" w:rsidRPr="00000000">
              <w:rPr>
                <w:rFonts w:ascii="Arial" w:cs="Arial" w:eastAsia="Arial" w:hAnsi="Arial"/>
                <w:sz w:val="22"/>
                <w:szCs w:val="22"/>
                <w:rtl w:val="0"/>
              </w:rPr>
              <w:t xml:space="preserve"> participantes deben:</w:t>
            </w:r>
          </w:p>
          <w:p w:rsidR="00000000" w:rsidDel="00000000" w:rsidP="00000000" w:rsidRDefault="00000000" w:rsidRPr="00000000" w14:paraId="0000002D">
            <w:pPr>
              <w:numPr>
                <w:ilvl w:val="0"/>
                <w:numId w:val="10"/>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Emplear métodos equivalentes o de referencia (US-EPA).</w:t>
              <w:br w:type="textWrapping"/>
            </w:r>
          </w:p>
          <w:p w:rsidR="00000000" w:rsidDel="00000000" w:rsidP="00000000" w:rsidRDefault="00000000" w:rsidRPr="00000000" w14:paraId="0000002E">
            <w:pPr>
              <w:numPr>
                <w:ilvl w:val="0"/>
                <w:numId w:val="10"/>
              </w:numPr>
              <w:spacing w:after="0" w:afterAutospacing="0" w:before="0" w:beforeAutospacing="0" w:lineRule="auto"/>
              <w:ind w:left="720" w:hanging="360"/>
              <w:rPr>
                <w:rFonts w:ascii="Arial" w:cs="Arial" w:eastAsia="Arial" w:hAnsi="Arial"/>
                <w:sz w:val="22"/>
                <w:szCs w:val="22"/>
              </w:rPr>
            </w:pPr>
            <w:sdt>
              <w:sdtPr>
                <w:id w:val="-1596803768"/>
                <w:tag w:val="goog_rdk_2"/>
              </w:sdtPr>
              <w:sdtContent>
                <w:commentRangeStart w:id="2"/>
              </w:sdtContent>
            </w:sdt>
            <w:r w:rsidDel="00000000" w:rsidR="00000000" w:rsidRPr="00000000">
              <w:rPr>
                <w:rFonts w:ascii="Arial" w:cs="Arial" w:eastAsia="Arial" w:hAnsi="Arial"/>
                <w:sz w:val="22"/>
                <w:szCs w:val="22"/>
                <w:rtl w:val="0"/>
              </w:rPr>
              <w:t xml:space="preserve">Tener personal competente y equipos calibrados con trazabilidad </w:t>
            </w:r>
            <w:sdt>
              <w:sdtPr>
                <w:id w:val="356894662"/>
                <w:tag w:val="goog_rdk_3"/>
              </w:sdtPr>
              <w:sdtContent>
                <w:commentRangeStart w:id="3"/>
              </w:sdtContent>
            </w:sdt>
            <w:r w:rsidDel="00000000" w:rsidR="00000000" w:rsidRPr="00000000">
              <w:rPr>
                <w:rFonts w:ascii="Arial" w:cs="Arial" w:eastAsia="Arial" w:hAnsi="Arial"/>
                <w:sz w:val="22"/>
                <w:szCs w:val="22"/>
                <w:rtl w:val="0"/>
              </w:rPr>
              <w:t xml:space="preserve">metrológica</w:t>
            </w:r>
            <w:commentRangeEnd w:id="3"/>
            <w:r w:rsidDel="00000000" w:rsidR="00000000" w:rsidRPr="00000000">
              <w:commentReference w:id="3"/>
            </w:r>
            <w:r w:rsidDel="00000000" w:rsidR="00000000" w:rsidRPr="00000000">
              <w:rPr>
                <w:rFonts w:ascii="Arial" w:cs="Arial" w:eastAsia="Arial" w:hAnsi="Arial"/>
                <w:sz w:val="22"/>
                <w:szCs w:val="22"/>
                <w:rtl w:val="0"/>
              </w:rPr>
              <w:t xml:space="preserve">.</w:t>
              <w:br w:type="textWrapp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F">
            <w:pPr>
              <w:numPr>
                <w:ilvl w:val="0"/>
                <w:numId w:val="10"/>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Disponer de estimaciones de incertidumbre asociadas a sus mediciones.</w:t>
              <w:br w:type="textWrapping"/>
              <w:t xml:space="preserve"> Los criterios se comunican en la convocatoria formal.</w:t>
            </w:r>
          </w:p>
          <w:p w:rsidR="00000000" w:rsidDel="00000000" w:rsidP="00000000" w:rsidRDefault="00000000" w:rsidRPr="00000000" w14:paraId="00000030">
            <w:pPr>
              <w:spacing w:after="240" w:before="240" w:lineRule="auto"/>
              <w:ind w:left="0" w:firstLine="0"/>
              <w:rPr>
                <w:rFonts w:ascii="Arial" w:cs="Arial" w:eastAsia="Arial" w:hAnsi="Arial"/>
                <w:sz w:val="22"/>
                <w:szCs w:val="22"/>
                <w:shd w:fill="ff9900" w:val="clear"/>
              </w:rPr>
            </w:pPr>
            <w:r w:rsidDel="00000000" w:rsidR="00000000" w:rsidRPr="00000000">
              <w:rPr>
                <w:rFonts w:ascii="Arial" w:cs="Arial" w:eastAsia="Arial" w:hAnsi="Arial"/>
                <w:sz w:val="22"/>
                <w:szCs w:val="22"/>
                <w:shd w:fill="ff9900" w:val="clear"/>
                <w:rtl w:val="0"/>
              </w:rPr>
              <w:t xml:space="preserve">--- comentario:se deben solicitar en la carta los criterios</w:t>
            </w:r>
          </w:p>
          <w:p w:rsidR="00000000" w:rsidDel="00000000" w:rsidP="00000000" w:rsidRDefault="00000000" w:rsidRPr="00000000" w14:paraId="00000031">
            <w:pPr>
              <w:spacing w:after="240" w:befor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32">
            <w:pPr>
              <w:pStyle w:val="Heading3"/>
              <w:keepNext w:val="0"/>
              <w:keepLines w:val="0"/>
              <w:rPr>
                <w:rFonts w:ascii="Arial" w:cs="Arial" w:eastAsia="Arial" w:hAnsi="Arial"/>
                <w:sz w:val="22"/>
                <w:szCs w:val="22"/>
              </w:rPr>
            </w:pPr>
            <w:bookmarkStart w:colFirst="0" w:colLast="0" w:name="_heading=h.j0q5stw422p9" w:id="3"/>
            <w:bookmarkEnd w:id="3"/>
            <w:sdt>
              <w:sdtPr>
                <w:id w:val="1904720366"/>
                <w:tag w:val="goog_rdk_4"/>
              </w:sdtPr>
              <w:sdtContent>
                <w:commentRangeStart w:id="4"/>
              </w:sdtContent>
            </w:sdt>
            <w:r w:rsidDel="00000000" w:rsidR="00000000" w:rsidRPr="00000000">
              <w:rPr>
                <w:rFonts w:ascii="Arial" w:cs="Arial" w:eastAsia="Arial" w:hAnsi="Arial"/>
                <w:sz w:val="22"/>
                <w:szCs w:val="22"/>
                <w:rtl w:val="0"/>
              </w:rPr>
              <w:t xml:space="preserve">d) Número y tipo de participantes</w:t>
            </w:r>
          </w:p>
          <w:p w:rsidR="00000000" w:rsidDel="00000000" w:rsidP="00000000" w:rsidRDefault="00000000" w:rsidRPr="00000000" w14:paraId="00000033">
            <w:pPr>
              <w:spacing w:after="240" w:before="240" w:lineRule="auto"/>
              <w:rPr>
                <w:rFonts w:ascii="Arial" w:cs="Arial" w:eastAsia="Arial" w:hAnsi="Arial"/>
                <w:sz w:val="22"/>
                <w:szCs w:val="22"/>
                <w:shd w:fill="ff9900" w:val="clear"/>
              </w:rPr>
            </w:pPr>
            <w:r w:rsidDel="00000000" w:rsidR="00000000" w:rsidRPr="00000000">
              <w:rPr>
                <w:rFonts w:ascii="Arial" w:cs="Arial" w:eastAsia="Arial" w:hAnsi="Arial"/>
                <w:sz w:val="22"/>
                <w:szCs w:val="22"/>
                <w:rtl w:val="0"/>
              </w:rPr>
              <w:t xml:space="preserve">Se establece la </w:t>
            </w:r>
            <w:r w:rsidDel="00000000" w:rsidR="00000000" w:rsidRPr="00000000">
              <w:rPr>
                <w:rFonts w:ascii="Arial" w:cs="Arial" w:eastAsia="Arial" w:hAnsi="Arial"/>
                <w:b w:val="1"/>
                <w:bCs w:val="1"/>
                <w:sz w:val="22"/>
                <w:szCs w:val="22"/>
                <w:rtl w:val="0"/>
              </w:rPr>
              <w:t xml:space="preserve">capacidad máxima</w:t>
            </w:r>
            <w:r w:rsidDel="00000000" w:rsidR="00000000" w:rsidRPr="00000000">
              <w:rPr>
                <w:rFonts w:ascii="Arial" w:cs="Arial" w:eastAsia="Arial" w:hAnsi="Arial"/>
                <w:sz w:val="22"/>
                <w:szCs w:val="22"/>
                <w:rtl w:val="0"/>
              </w:rPr>
              <w:t xml:space="preserve"> de instrumentos simultáneos según la infraestructura disponible para 6 instrumentos de participantes.</w:t>
              <w:br w:type="textWrapping"/>
            </w:r>
            <w:sdt>
              <w:sdtPr>
                <w:id w:val="-612540257"/>
                <w:tag w:val="goog_rdk_5"/>
              </w:sdtPr>
              <w:sdtContent>
                <w:commentRangeStart w:id="5"/>
              </w:sdtContent>
            </w:sdt>
            <w:r w:rsidDel="00000000" w:rsidR="00000000" w:rsidRPr="00000000">
              <w:rPr>
                <w:rFonts w:ascii="Arial" w:cs="Arial" w:eastAsia="Arial" w:hAnsi="Arial"/>
                <w:sz w:val="22"/>
                <w:szCs w:val="22"/>
                <w:shd w:fill="ff9900" w:val="clear"/>
                <w:rtl w:val="0"/>
              </w:rPr>
              <w:t xml:space="preserve">Se garantiza </w:t>
            </w:r>
            <w:r w:rsidDel="00000000" w:rsidR="00000000" w:rsidRPr="00000000">
              <w:rPr>
                <w:rFonts w:ascii="Arial" w:cs="Arial" w:eastAsia="Arial" w:hAnsi="Arial"/>
                <w:b w:val="1"/>
                <w:bCs w:val="1"/>
                <w:sz w:val="22"/>
                <w:szCs w:val="22"/>
                <w:shd w:fill="ff9900" w:val="clear"/>
                <w:rtl w:val="0"/>
              </w:rPr>
              <w:t xml:space="preserve">un solo instrumento por participante</w:t>
            </w:r>
            <w:r w:rsidDel="00000000" w:rsidR="00000000" w:rsidRPr="00000000">
              <w:rPr>
                <w:rFonts w:ascii="Arial" w:cs="Arial" w:eastAsia="Arial" w:hAnsi="Arial"/>
                <w:sz w:val="22"/>
                <w:szCs w:val="22"/>
                <w:shd w:fill="ff9900" w:val="clear"/>
                <w:rtl w:val="0"/>
              </w:rPr>
              <w:t xml:space="preserve"> para mantener la imparcialidad.</w:t>
            </w:r>
            <w:commentRangeEnd w:id="5"/>
            <w:r w:rsidDel="00000000" w:rsidR="00000000" w:rsidRPr="00000000">
              <w:commentReference w:id="5"/>
            </w:r>
            <w:r w:rsidDel="00000000" w:rsidR="00000000" w:rsidRPr="00000000">
              <w:rPr>
                <w:rFonts w:ascii="Arial" w:cs="Arial" w:eastAsia="Arial" w:hAnsi="Arial"/>
                <w:sz w:val="22"/>
                <w:szCs w:val="22"/>
                <w:shd w:fill="ff9900" w:val="clear"/>
                <w:rtl w:val="0"/>
              </w:rPr>
              <w:t xml:space="preserve"> </w:t>
            </w:r>
          </w:p>
          <w:p w:rsidR="00000000" w:rsidDel="00000000" w:rsidP="00000000" w:rsidRDefault="00000000" w:rsidRPr="00000000" w14:paraId="00000034">
            <w:pPr>
              <w:spacing w:after="240" w:before="240" w:lineRule="auto"/>
              <w:rPr>
                <w:rFonts w:ascii="Arial" w:cs="Arial" w:eastAsia="Arial" w:hAnsi="Arial"/>
                <w:sz w:val="22"/>
                <w:szCs w:val="22"/>
                <w:shd w:fill="ff9900" w:val="clear"/>
              </w:rPr>
            </w:pPr>
            <w:r w:rsidDel="00000000" w:rsidR="00000000" w:rsidRPr="00000000">
              <w:rPr>
                <w:rFonts w:ascii="Arial" w:cs="Arial" w:eastAsia="Arial" w:hAnsi="Arial"/>
                <w:sz w:val="22"/>
                <w:szCs w:val="22"/>
                <w:shd w:fill="ff9900" w:val="clear"/>
                <w:rtl w:val="0"/>
              </w:rPr>
              <w:t xml:space="preserve">--- comentario:para revaluacion dado que el riesgo está hacia el valor asignado y esto se pude mitigar/eliminar</w:t>
            </w:r>
          </w:p>
          <w:p w:rsidR="00000000" w:rsidDel="00000000" w:rsidP="00000000" w:rsidRDefault="00000000" w:rsidRPr="00000000" w14:paraId="00000035">
            <w:pPr>
              <w:spacing w:after="240" w:before="240" w:lineRule="auto"/>
              <w:rPr>
                <w:rFonts w:ascii="Arial" w:cs="Arial" w:eastAsia="Arial" w:hAnsi="Arial"/>
                <w:sz w:val="22"/>
                <w:szCs w:val="22"/>
                <w:shd w:fill="ff9900" w:val="clear"/>
              </w:rPr>
            </w:pPr>
            <w:r w:rsidDel="00000000" w:rsidR="00000000" w:rsidRPr="00000000">
              <w:rPr>
                <w:rFonts w:ascii="Arial" w:cs="Arial" w:eastAsia="Arial" w:hAnsi="Arial"/>
                <w:sz w:val="22"/>
                <w:szCs w:val="22"/>
                <w:shd w:fill="ff9900" w:val="clear"/>
                <w:rtl w:val="0"/>
              </w:rPr>
              <w:t xml:space="preserve">---</w:t>
            </w:r>
          </w:p>
          <w:p w:rsidR="00000000" w:rsidDel="00000000" w:rsidP="00000000" w:rsidRDefault="00000000" w:rsidRPr="00000000" w14:paraId="00000036">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br w:type="textWrapping"/>
              <w:t xml:space="preserve">El número mínimo recomendado es de </w:t>
            </w:r>
            <w:r w:rsidDel="00000000" w:rsidR="00000000" w:rsidRPr="00000000">
              <w:rPr>
                <w:rFonts w:ascii="Arial" w:cs="Arial" w:eastAsia="Arial" w:hAnsi="Arial"/>
                <w:b w:val="1"/>
                <w:bCs w:val="1"/>
                <w:sz w:val="22"/>
                <w:szCs w:val="22"/>
                <w:rtl w:val="0"/>
              </w:rPr>
              <w:t xml:space="preserve">12 participantes</w:t>
            </w:r>
            <w:r w:rsidDel="00000000" w:rsidR="00000000" w:rsidRPr="00000000">
              <w:rPr>
                <w:rFonts w:ascii="Arial" w:cs="Arial" w:eastAsia="Arial" w:hAnsi="Arial"/>
                <w:sz w:val="22"/>
                <w:szCs w:val="22"/>
                <w:rtl w:val="0"/>
              </w:rPr>
              <w:t xml:space="preserve"> cuando se aplica estadística robusta (ISO 13528 §7.7).</w:t>
              <w:br w:type="textWrapping"/>
              <w:t xml:space="preserve">Cuando no se cumpla las condiciones</w:t>
            </w:r>
            <w:commentRangeEnd w:id="4"/>
            <w:r w:rsidDel="00000000" w:rsidR="00000000" w:rsidRPr="00000000">
              <w:commentReference w:id="4"/>
            </w:r>
            <w:r w:rsidDel="00000000" w:rsidR="00000000" w:rsidRPr="00000000">
              <w:rPr>
                <w:rFonts w:ascii="Arial" w:cs="Arial" w:eastAsia="Arial" w:hAnsi="Arial"/>
                <w:sz w:val="22"/>
                <w:szCs w:val="22"/>
                <w:rtl w:val="0"/>
              </w:rPr>
              <w:t xml:space="preserve">, entonces se utilizan las otras métricas mediana para valor asignado, y niqr y/o made para sigma_pt.</w:t>
            </w:r>
          </w:p>
          <w:p w:rsidR="00000000" w:rsidDel="00000000" w:rsidP="00000000" w:rsidRDefault="00000000" w:rsidRPr="00000000" w14:paraId="00000037">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pStyle w:val="Heading3"/>
              <w:keepNext w:val="0"/>
              <w:keepLines w:val="0"/>
              <w:rPr>
                <w:rFonts w:ascii="Arial" w:cs="Arial" w:eastAsia="Arial" w:hAnsi="Arial"/>
                <w:sz w:val="22"/>
                <w:szCs w:val="22"/>
              </w:rPr>
            </w:pPr>
            <w:bookmarkStart w:colFirst="0" w:colLast="0" w:name="_heading=h.kcmrccvtorlo" w:id="4"/>
            <w:bookmarkEnd w:id="4"/>
            <w:r w:rsidDel="00000000" w:rsidR="00000000" w:rsidRPr="00000000">
              <w:rPr>
                <w:rFonts w:ascii="Arial" w:cs="Arial" w:eastAsia="Arial" w:hAnsi="Arial"/>
                <w:sz w:val="22"/>
                <w:szCs w:val="22"/>
                <w:rtl w:val="0"/>
              </w:rPr>
              <w:t xml:space="preserve">e) Actividades y resultados esperados</w:t>
            </w:r>
          </w:p>
          <w:p w:rsidR="00000000" w:rsidDel="00000000" w:rsidP="00000000" w:rsidRDefault="00000000" w:rsidRPr="00000000" w14:paraId="0000003B">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plan incluye las actividades operativas del EA:</w:t>
            </w:r>
          </w:p>
          <w:p w:rsidR="00000000" w:rsidDel="00000000" w:rsidP="00000000" w:rsidRDefault="00000000" w:rsidRPr="00000000" w14:paraId="0000003C">
            <w:pPr>
              <w:numPr>
                <w:ilvl w:val="0"/>
                <w:numId w:val="13"/>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Instalación y verificación de equipos.</w:t>
              <w:br w:type="textWrapping"/>
            </w:r>
          </w:p>
          <w:p w:rsidR="00000000" w:rsidDel="00000000" w:rsidP="00000000" w:rsidRDefault="00000000" w:rsidRPr="00000000" w14:paraId="0000003D">
            <w:pPr>
              <w:numPr>
                <w:ilvl w:val="0"/>
                <w:numId w:val="1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Medición de ítems de ensayo según protocolo técnico.</w:t>
              <w:br w:type="textWrapping"/>
            </w:r>
          </w:p>
          <w:p w:rsidR="00000000" w:rsidDel="00000000" w:rsidP="00000000" w:rsidRDefault="00000000" w:rsidRPr="00000000" w14:paraId="0000003E">
            <w:pPr>
              <w:numPr>
                <w:ilvl w:val="0"/>
                <w:numId w:val="1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Envío de resultados en formato digital (CSV o sistema en línea).</w:t>
              <w:br w:type="textWrapping"/>
            </w:r>
          </w:p>
          <w:p w:rsidR="00000000" w:rsidDel="00000000" w:rsidP="00000000" w:rsidRDefault="00000000" w:rsidRPr="00000000" w14:paraId="0000003F">
            <w:pPr>
              <w:numPr>
                <w:ilvl w:val="0"/>
                <w:numId w:val="1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Reporte de incertidumbre asociada.</w:t>
              <w:br w:type="textWrapping"/>
            </w:r>
          </w:p>
          <w:p w:rsidR="00000000" w:rsidDel="00000000" w:rsidP="00000000" w:rsidRDefault="00000000" w:rsidRPr="00000000" w14:paraId="00000040">
            <w:pPr>
              <w:numPr>
                <w:ilvl w:val="0"/>
                <w:numId w:val="13"/>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Asistencia a reunión de aclaraciones previa al EA.</w:t>
              <w:br w:type="textWrapping"/>
            </w:r>
          </w:p>
          <w:p w:rsidR="00000000" w:rsidDel="00000000" w:rsidP="00000000" w:rsidRDefault="00000000" w:rsidRPr="00000000" w14:paraId="00000041">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resultado esperado es el conjunto de datos válidos que permitirán estimar el valor asignado, la desviación estándar y los indicadores de desempeño.</w:t>
            </w:r>
          </w:p>
          <w:p w:rsidR="00000000" w:rsidDel="00000000" w:rsidP="00000000" w:rsidRDefault="00000000" w:rsidRPr="00000000" w14:paraId="00000042">
            <w:pPr>
              <w:pStyle w:val="Heading3"/>
              <w:keepNext w:val="0"/>
              <w:keepLines w:val="0"/>
              <w:rPr>
                <w:rFonts w:ascii="Arial" w:cs="Arial" w:eastAsia="Arial" w:hAnsi="Arial"/>
                <w:sz w:val="22"/>
                <w:szCs w:val="22"/>
              </w:rPr>
            </w:pPr>
            <w:bookmarkStart w:colFirst="0" w:colLast="0" w:name="_heading=h.ld3utbdcxr35" w:id="5"/>
            <w:bookmarkEnd w:id="5"/>
            <w:sdt>
              <w:sdtPr>
                <w:id w:val="1174133534"/>
                <w:tag w:val="goog_rdk_6"/>
              </w:sdtPr>
              <w:sdtContent>
                <w:commentRangeStart w:id="6"/>
              </w:sdtContent>
            </w:sdt>
            <w:r w:rsidDel="00000000" w:rsidR="00000000" w:rsidRPr="00000000">
              <w:rPr>
                <w:rFonts w:ascii="Arial" w:cs="Arial" w:eastAsia="Arial" w:hAnsi="Arial"/>
                <w:sz w:val="22"/>
                <w:szCs w:val="22"/>
                <w:rtl w:val="0"/>
              </w:rPr>
              <w:t xml:space="preserve">f) Rango esperado de valores</w:t>
            </w:r>
          </w:p>
          <w:p w:rsidR="00000000" w:rsidDel="00000000" w:rsidP="00000000" w:rsidRDefault="00000000" w:rsidRPr="00000000" w14:paraId="00000043">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definen los </w:t>
            </w:r>
            <w:r w:rsidDel="00000000" w:rsidR="00000000" w:rsidRPr="00000000">
              <w:rPr>
                <w:rFonts w:ascii="Arial" w:cs="Arial" w:eastAsia="Arial" w:hAnsi="Arial"/>
                <w:b w:val="1"/>
                <w:bCs w:val="1"/>
                <w:sz w:val="22"/>
                <w:szCs w:val="22"/>
                <w:rtl w:val="0"/>
              </w:rPr>
              <w:t xml:space="preserve">intervalos de concentración</w:t>
            </w:r>
            <w:r w:rsidDel="00000000" w:rsidR="00000000" w:rsidRPr="00000000">
              <w:rPr>
                <w:rFonts w:ascii="Arial" w:cs="Arial" w:eastAsia="Arial" w:hAnsi="Arial"/>
                <w:sz w:val="22"/>
                <w:szCs w:val="22"/>
                <w:rtl w:val="0"/>
              </w:rPr>
              <w:t xml:space="preserve"> esperados de los analitos según el tipo de gas:</w:t>
            </w:r>
          </w:p>
          <w:tbl>
            <w:tblPr>
              <w:tblStyle w:val="Table3"/>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4110"/>
              <w:tblGridChange w:id="0">
                <w:tblGrid>
                  <w:gridCol w:w="5475"/>
                  <w:gridCol w:w="411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Analito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Rango de concentración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Arial" w:cs="Arial" w:eastAsia="Arial" w:hAnsi="Arial"/>
                      <w:sz w:val="22"/>
                      <w:szCs w:val="22"/>
                    </w:rPr>
                  </w:pPr>
                  <w:r w:rsidDel="00000000" w:rsidR="00000000" w:rsidRPr="00000000">
                    <w:rPr>
                      <w:rFonts w:ascii="Arial" w:cs="Arial" w:eastAsia="Arial" w:hAnsi="Arial"/>
                      <w:sz w:val="22"/>
                      <w:szCs w:val="22"/>
                      <w:rtl w:val="0"/>
                    </w:rPr>
                    <w:t xml:space="preserve">SO₂, NO, NO₂, O₃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Arial" w:cs="Arial" w:eastAsia="Arial" w:hAnsi="Arial"/>
                      <w:sz w:val="22"/>
                      <w:szCs w:val="22"/>
                    </w:rPr>
                  </w:pPr>
                  <w:r w:rsidDel="00000000" w:rsidR="00000000" w:rsidRPr="00000000">
                    <w:rPr>
                      <w:rFonts w:ascii="Arial" w:cs="Arial" w:eastAsia="Arial" w:hAnsi="Arial"/>
                      <w:sz w:val="22"/>
                      <w:szCs w:val="22"/>
                      <w:rtl w:val="0"/>
                    </w:rPr>
                    <w:t xml:space="preserve">0 – 500 nmol/mol (ppb)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Arial" w:cs="Arial" w:eastAsia="Arial" w:hAnsi="Arial"/>
                      <w:sz w:val="22"/>
                      <w:szCs w:val="22"/>
                    </w:rPr>
                  </w:pPr>
                  <w:r w:rsidDel="00000000" w:rsidR="00000000" w:rsidRPr="00000000">
                    <w:rPr>
                      <w:rFonts w:ascii="Arial" w:cs="Arial" w:eastAsia="Arial" w:hAnsi="Arial"/>
                      <w:sz w:val="22"/>
                      <w:szCs w:val="22"/>
                      <w:rtl w:val="0"/>
                    </w:rPr>
                    <w:t xml:space="preserve">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Arial" w:cs="Arial" w:eastAsia="Arial" w:hAnsi="Arial"/>
                      <w:sz w:val="22"/>
                      <w:szCs w:val="22"/>
                    </w:rPr>
                  </w:pPr>
                  <w:r w:rsidDel="00000000" w:rsidR="00000000" w:rsidRPr="00000000">
                    <w:rPr>
                      <w:rFonts w:ascii="Arial" w:cs="Arial" w:eastAsia="Arial" w:hAnsi="Arial"/>
                      <w:sz w:val="22"/>
                      <w:szCs w:val="22"/>
                      <w:rtl w:val="0"/>
                    </w:rPr>
                    <w:t xml:space="preserve">0 – 10 umol/mol (ppm)</w:t>
                  </w:r>
                  <w:commentRangeEnd w:id="6"/>
                  <w:r w:rsidDel="00000000" w:rsidR="00000000" w:rsidRPr="00000000">
                    <w:commentReference w:id="6"/>
                  </w:r>
                  <w:r w:rsidDel="00000000" w:rsidR="00000000" w:rsidRPr="00000000">
                    <w:rPr>
                      <w:rtl w:val="0"/>
                    </w:rPr>
                  </w:r>
                </w:p>
              </w:tc>
            </w:tr>
          </w:tbl>
          <w:p w:rsidR="00000000" w:rsidDel="00000000" w:rsidP="00000000" w:rsidRDefault="00000000" w:rsidRPr="00000000" w14:paraId="0000004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rPr>
                <w:rFonts w:ascii="Arial" w:cs="Arial" w:eastAsia="Arial" w:hAnsi="Arial"/>
                <w:sz w:val="22"/>
                <w:szCs w:val="22"/>
              </w:rPr>
            </w:pPr>
            <w:r w:rsidDel="00000000" w:rsidR="00000000" w:rsidRPr="00000000">
              <w:rPr>
                <w:rFonts w:ascii="Arial" w:cs="Arial" w:eastAsia="Arial" w:hAnsi="Arial"/>
                <w:sz w:val="22"/>
                <w:szCs w:val="22"/>
                <w:rtl w:val="0"/>
              </w:rPr>
              <w:t xml:space="preserve">--- comentario:</w:t>
              <w:br w:type="textWrapping"/>
              <w:t xml:space="preserve">Manejar concentraciones generales.</w:t>
            </w:r>
          </w:p>
          <w:p w:rsidR="00000000" w:rsidDel="00000000" w:rsidP="00000000" w:rsidRDefault="00000000" w:rsidRPr="00000000" w14:paraId="0000004C">
            <w:pPr>
              <w:rPr>
                <w:rFonts w:ascii="Arial" w:cs="Arial" w:eastAsia="Arial" w:hAnsi="Arial"/>
                <w:sz w:val="22"/>
                <w:szCs w:val="22"/>
              </w:rPr>
            </w:pPr>
            <w:r w:rsidDel="00000000" w:rsidR="00000000" w:rsidRPr="00000000">
              <w:rPr>
                <w:rFonts w:ascii="Arial" w:cs="Arial" w:eastAsia="Arial" w:hAnsi="Arial"/>
                <w:sz w:val="22"/>
                <w:szCs w:val="22"/>
                <w:rtl w:val="0"/>
              </w:rPr>
              <w:t xml:space="preserve">En la comunicaicon detallada podemos acotar las concentraciones, las podemos veriifcar en la prueba de Homogeneidad y Estabilidad</w:t>
            </w:r>
          </w:p>
          <w:p w:rsidR="00000000" w:rsidDel="00000000" w:rsidP="00000000" w:rsidRDefault="00000000" w:rsidRPr="00000000" w14:paraId="0000004D">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pStyle w:val="Heading3"/>
              <w:keepNext w:val="0"/>
              <w:keepLines w:val="0"/>
              <w:rPr>
                <w:rFonts w:ascii="Arial" w:cs="Arial" w:eastAsia="Arial" w:hAnsi="Arial"/>
                <w:sz w:val="22"/>
                <w:szCs w:val="22"/>
              </w:rPr>
            </w:pPr>
            <w:bookmarkStart w:colFirst="0" w:colLast="0" w:name="_heading=h.ytsowiklox7y" w:id="6"/>
            <w:bookmarkEnd w:id="6"/>
            <w:r w:rsidDel="00000000" w:rsidR="00000000" w:rsidRPr="00000000">
              <w:rPr>
                <w:rFonts w:ascii="Arial" w:cs="Arial" w:eastAsia="Arial" w:hAnsi="Arial"/>
                <w:sz w:val="22"/>
                <w:szCs w:val="22"/>
                <w:rtl w:val="0"/>
              </w:rPr>
              <w:t xml:space="preserve">g) Fuentes potenciales de error</w:t>
            </w:r>
          </w:p>
          <w:p w:rsidR="00000000" w:rsidDel="00000000" w:rsidP="00000000" w:rsidRDefault="00000000" w:rsidRPr="00000000" w14:paraId="00000050">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analizan mediante la metodología de gestión de riesgos ISO 31000.</w:t>
              <w:br w:type="textWrapping"/>
              <w:t xml:space="preserve"> Principales fuentes:</w:t>
            </w:r>
          </w:p>
          <w:p w:rsidR="00000000" w:rsidDel="00000000" w:rsidP="00000000" w:rsidRDefault="00000000" w:rsidRPr="00000000" w14:paraId="00000051">
            <w:pPr>
              <w:numPr>
                <w:ilvl w:val="0"/>
                <w:numId w:val="7"/>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Inestabilidad o falta de homogeneidad del gas.</w:t>
              <w:br w:type="textWrapping"/>
            </w:r>
          </w:p>
          <w:p w:rsidR="00000000" w:rsidDel="00000000" w:rsidP="00000000" w:rsidRDefault="00000000" w:rsidRPr="00000000" w14:paraId="00000052">
            <w:pPr>
              <w:numPr>
                <w:ilvl w:val="0"/>
                <w:numId w:val="7"/>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Fugas, caídas de presión, fluctuaciones térmicas o humedad.</w:t>
              <w:br w:type="textWrapping"/>
            </w:r>
          </w:p>
          <w:p w:rsidR="00000000" w:rsidDel="00000000" w:rsidP="00000000" w:rsidRDefault="00000000" w:rsidRPr="00000000" w14:paraId="00000053">
            <w:pPr>
              <w:numPr>
                <w:ilvl w:val="0"/>
                <w:numId w:val="7"/>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Errores de calibración o interpretación.</w:t>
            </w:r>
          </w:p>
          <w:p w:rsidR="00000000" w:rsidDel="00000000" w:rsidP="00000000" w:rsidRDefault="00000000" w:rsidRPr="00000000" w14:paraId="00000054">
            <w:pPr>
              <w:spacing w:after="240" w:before="240" w:lineRule="auto"/>
              <w:ind w:left="0" w:firstLine="0"/>
              <w:rPr>
                <w:rFonts w:ascii="Arial" w:cs="Arial" w:eastAsia="Arial" w:hAnsi="Arial"/>
                <w:sz w:val="22"/>
                <w:szCs w:val="22"/>
              </w:rPr>
            </w:pPr>
            <w:r w:rsidDel="00000000" w:rsidR="00000000" w:rsidRPr="00000000">
              <w:rPr>
                <w:rFonts w:ascii="Arial" w:cs="Arial" w:eastAsia="Arial" w:hAnsi="Arial"/>
                <w:sz w:val="22"/>
                <w:szCs w:val="22"/>
                <w:shd w:fill="ff9900" w:val="clear"/>
                <w:rtl w:val="0"/>
              </w:rPr>
              <w:t xml:space="preserve">[LOS RIESGOS SE MANEJAN CON EL SISTEMA DE RIESGOS DE LA UNIVERSIDAD/LABORATORIO]</w:t>
            </w: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pStyle w:val="Heading3"/>
              <w:keepNext w:val="0"/>
              <w:keepLines w:val="0"/>
              <w:rPr>
                <w:rFonts w:ascii="Arial" w:cs="Arial" w:eastAsia="Arial" w:hAnsi="Arial"/>
                <w:sz w:val="22"/>
                <w:szCs w:val="22"/>
              </w:rPr>
            </w:pPr>
            <w:bookmarkStart w:colFirst="0" w:colLast="0" w:name="_heading=h.febk384gae62" w:id="7"/>
            <w:bookmarkEnd w:id="7"/>
            <w:r w:rsidDel="00000000" w:rsidR="00000000" w:rsidRPr="00000000">
              <w:rPr>
                <w:rFonts w:ascii="Arial" w:cs="Arial" w:eastAsia="Arial" w:hAnsi="Arial"/>
                <w:sz w:val="22"/>
                <w:szCs w:val="22"/>
                <w:rtl w:val="0"/>
              </w:rPr>
              <w:t xml:space="preserve">h) Requisitos técnicos y de control</w:t>
            </w:r>
          </w:p>
          <w:p w:rsidR="00000000" w:rsidDel="00000000" w:rsidP="00000000" w:rsidRDefault="00000000" w:rsidRPr="00000000" w14:paraId="00000057">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ítems de ensayo deben cumplir con:</w:t>
            </w:r>
          </w:p>
          <w:p w:rsidR="00000000" w:rsidDel="00000000" w:rsidP="00000000" w:rsidRDefault="00000000" w:rsidRPr="00000000" w14:paraId="00000058">
            <w:pPr>
              <w:numPr>
                <w:ilvl w:val="0"/>
                <w:numId w:val="14"/>
              </w:numPr>
              <w:spacing w:after="0" w:afterAutospacing="0" w:before="240" w:lineRule="auto"/>
              <w:ind w:left="720" w:hanging="360"/>
              <w:rPr>
                <w:sz w:val="22"/>
                <w:szCs w:val="22"/>
              </w:rPr>
            </w:pPr>
            <w:r w:rsidDel="00000000" w:rsidR="00000000" w:rsidRPr="00000000">
              <w:rPr>
                <w:rFonts w:ascii="Arial" w:cs="Arial" w:eastAsia="Arial" w:hAnsi="Arial"/>
                <w:sz w:val="22"/>
                <w:szCs w:val="22"/>
                <w:rtl w:val="0"/>
              </w:rPr>
              <w:t xml:space="preserve">Uso de </w:t>
            </w:r>
            <w:r w:rsidDel="00000000" w:rsidR="00000000" w:rsidRPr="00000000">
              <w:rPr>
                <w:rFonts w:ascii="Arial" w:cs="Arial" w:eastAsia="Arial" w:hAnsi="Arial"/>
                <w:b w:val="1"/>
                <w:bCs w:val="1"/>
                <w:sz w:val="22"/>
                <w:szCs w:val="22"/>
                <w:rtl w:val="0"/>
              </w:rPr>
              <w:t xml:space="preserve">materiales de referencia certificados (MRC)</w:t>
            </w:r>
            <w:r w:rsidDel="00000000" w:rsidR="00000000" w:rsidRPr="00000000">
              <w:rPr>
                <w:rFonts w:ascii="Arial" w:cs="Arial" w:eastAsia="Arial" w:hAnsi="Arial"/>
                <w:sz w:val="22"/>
                <w:szCs w:val="22"/>
                <w:rtl w:val="0"/>
              </w:rPr>
              <w:t xml:space="preserve"> vigentes.</w:t>
              <w:br w:type="textWrapping"/>
            </w:r>
          </w:p>
          <w:p w:rsidR="00000000" w:rsidDel="00000000" w:rsidP="00000000" w:rsidRDefault="00000000" w:rsidRPr="00000000" w14:paraId="00000059">
            <w:pPr>
              <w:numPr>
                <w:ilvl w:val="0"/>
                <w:numId w:val="1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Generadores de ozono con fotómetro nivel 2.</w:t>
              <w:br w:type="textWrapping"/>
            </w:r>
          </w:p>
          <w:p w:rsidR="00000000" w:rsidDel="00000000" w:rsidP="00000000" w:rsidRDefault="00000000" w:rsidRPr="00000000" w14:paraId="0000005A">
            <w:pPr>
              <w:numPr>
                <w:ilvl w:val="0"/>
                <w:numId w:val="1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Manifold y líneas de teflón inertes y sin fugas.</w:t>
              <w:br w:type="textWrapping"/>
            </w:r>
          </w:p>
          <w:p w:rsidR="00000000" w:rsidDel="00000000" w:rsidP="00000000" w:rsidRDefault="00000000" w:rsidRPr="00000000" w14:paraId="0000005B">
            <w:pPr>
              <w:numPr>
                <w:ilvl w:val="0"/>
                <w:numId w:val="1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Control ambiental (temperatura, humedad, flujo y presión).</w:t>
              <w:br w:type="textWrapping"/>
            </w:r>
          </w:p>
          <w:p w:rsidR="00000000" w:rsidDel="00000000" w:rsidP="00000000" w:rsidRDefault="00000000" w:rsidRPr="00000000" w14:paraId="0000005C">
            <w:pPr>
              <w:numPr>
                <w:ilvl w:val="0"/>
                <w:numId w:val="14"/>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Instrumentos de referencia calibrados y trazabilidad metrológica.</w:t>
            </w:r>
          </w:p>
          <w:p w:rsidR="00000000" w:rsidDel="00000000" w:rsidP="00000000" w:rsidRDefault="00000000" w:rsidRPr="00000000" w14:paraId="0000005D">
            <w:pPr>
              <w:spacing w:after="240" w:before="240" w:lineRule="auto"/>
              <w:ind w:left="0" w:firstLine="0"/>
              <w:rPr>
                <w:rFonts w:ascii="Arial" w:cs="Arial" w:eastAsia="Arial" w:hAnsi="Arial"/>
                <w:sz w:val="22"/>
                <w:szCs w:val="22"/>
              </w:rPr>
            </w:pPr>
            <w:r w:rsidDel="00000000" w:rsidR="00000000" w:rsidRPr="00000000">
              <w:rPr>
                <w:rFonts w:ascii="Arial" w:cs="Arial" w:eastAsia="Arial" w:hAnsi="Arial"/>
                <w:sz w:val="22"/>
                <w:szCs w:val="22"/>
                <w:shd w:fill="ff9900" w:val="clear"/>
                <w:rtl w:val="0"/>
              </w:rPr>
              <w:t xml:space="preserve">[HOJAS DE VIDA DE LOS EQUIPOS Y CERTIFICADOS ‘VIGENTES’]</w:t>
            </w: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5E">
            <w:pPr>
              <w:spacing w:after="240" w:before="240" w:lineRule="auto"/>
              <w:rPr>
                <w:rFonts w:ascii="Arial" w:cs="Arial" w:eastAsia="Arial" w:hAnsi="Arial"/>
                <w:sz w:val="22"/>
                <w:szCs w:val="22"/>
                <w:shd w:fill="ff9900" w:val="clear"/>
              </w:rPr>
            </w:pPr>
            <w:sdt>
              <w:sdtPr>
                <w:id w:val="870234213"/>
                <w:tag w:val="goog_rdk_7"/>
              </w:sdtPr>
              <w:sdtContent>
                <w:commentRangeStart w:id="7"/>
              </w:sdtContent>
            </w:sdt>
            <w:sdt>
              <w:sdtPr>
                <w:id w:val="-231950547"/>
                <w:tag w:val="goog_rdk_8"/>
              </w:sdtPr>
              <w:sdtContent>
                <w:commentRangeStart w:id="8"/>
              </w:sdtContent>
            </w:sdt>
            <w:r w:rsidDel="00000000" w:rsidR="00000000" w:rsidRPr="00000000">
              <w:rPr>
                <w:rFonts w:ascii="Arial" w:cs="Arial" w:eastAsia="Arial" w:hAnsi="Arial"/>
                <w:sz w:val="22"/>
                <w:szCs w:val="22"/>
                <w:shd w:fill="ff9900" w:val="clear"/>
                <w:rtl w:val="0"/>
              </w:rPr>
              <w:t xml:space="preserve">El control de calidad incluye pruebas de </w:t>
            </w:r>
            <w:r w:rsidDel="00000000" w:rsidR="00000000" w:rsidRPr="00000000">
              <w:rPr>
                <w:rFonts w:ascii="Arial" w:cs="Arial" w:eastAsia="Arial" w:hAnsi="Arial"/>
                <w:b w:val="1"/>
                <w:bCs w:val="1"/>
                <w:sz w:val="22"/>
                <w:szCs w:val="22"/>
                <w:shd w:fill="ff9900" w:val="clear"/>
                <w:rtl w:val="0"/>
              </w:rPr>
              <w:t xml:space="preserve">homogeneidad y estabilidad</w:t>
            </w:r>
            <w:r w:rsidDel="00000000" w:rsidR="00000000" w:rsidRPr="00000000">
              <w:rPr>
                <w:rFonts w:ascii="Arial" w:cs="Arial" w:eastAsia="Arial" w:hAnsi="Arial"/>
                <w:sz w:val="22"/>
                <w:szCs w:val="22"/>
                <w:shd w:fill="ff9900" w:val="clear"/>
                <w:rtl w:val="0"/>
              </w:rPr>
              <w:t xml:space="preserve"> antes y durante el ensayo (ISO 13528 §6.1).</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5F">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comentario:</w:t>
            </w:r>
          </w:p>
          <w:p w:rsidR="00000000" w:rsidDel="00000000" w:rsidP="00000000" w:rsidRDefault="00000000" w:rsidRPr="00000000" w14:paraId="00000060">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aplicativo es la evidencia de la prueba de homogeneidad y estabilidad</w:t>
            </w:r>
          </w:p>
          <w:p w:rsidR="00000000" w:rsidDel="00000000" w:rsidP="00000000" w:rsidRDefault="00000000" w:rsidRPr="00000000" w14:paraId="00000061">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requiere tener informe del ensayo de las pruebas, que refieran a los datos usados en las prueba de homogeniedad y estabilidad</w:t>
            </w:r>
            <w:r w:rsidDel="00000000" w:rsidR="00000000" w:rsidRPr="00000000">
              <w:rPr>
                <w:rtl w:val="0"/>
              </w:rPr>
            </w:r>
          </w:p>
          <w:p w:rsidR="00000000" w:rsidDel="00000000" w:rsidP="00000000" w:rsidRDefault="00000000" w:rsidRPr="00000000" w14:paraId="00000062">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63">
            <w:pPr>
              <w:pStyle w:val="Heading3"/>
              <w:keepNext w:val="0"/>
              <w:keepLines w:val="0"/>
              <w:rPr>
                <w:rFonts w:ascii="Arial" w:cs="Arial" w:eastAsia="Arial" w:hAnsi="Arial"/>
                <w:sz w:val="22"/>
                <w:szCs w:val="22"/>
              </w:rPr>
            </w:pPr>
            <w:bookmarkStart w:colFirst="0" w:colLast="0" w:name="_heading=h.938gmiv0hwuz" w:id="8"/>
            <w:bookmarkEnd w:id="8"/>
            <w:r w:rsidDel="00000000" w:rsidR="00000000" w:rsidRPr="00000000">
              <w:rPr>
                <w:rFonts w:ascii="Arial" w:cs="Arial" w:eastAsia="Arial" w:hAnsi="Arial"/>
                <w:sz w:val="22"/>
                <w:szCs w:val="22"/>
                <w:rtl w:val="0"/>
              </w:rPr>
              <w:t xml:space="preserve">i) Prevención de colusión</w:t>
            </w:r>
          </w:p>
          <w:p w:rsidR="00000000" w:rsidDel="00000000" w:rsidP="00000000" w:rsidRDefault="00000000" w:rsidRPr="00000000" w14:paraId="00000064">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Para evitar la colusión o el intercambio de información entre participantes:</w:t>
            </w:r>
          </w:p>
          <w:p w:rsidR="00000000" w:rsidDel="00000000" w:rsidP="00000000" w:rsidRDefault="00000000" w:rsidRPr="00000000" w14:paraId="00000065">
            <w:pPr>
              <w:numPr>
                <w:ilvl w:val="0"/>
                <w:numId w:val="3"/>
              </w:numPr>
              <w:spacing w:after="0" w:afterAutospacing="0" w:before="240" w:lineRule="auto"/>
              <w:ind w:left="720" w:hanging="360"/>
              <w:rPr>
                <w:sz w:val="22"/>
                <w:szCs w:val="22"/>
              </w:rPr>
            </w:pPr>
            <w:r w:rsidDel="00000000" w:rsidR="00000000" w:rsidRPr="00000000">
              <w:rPr>
                <w:rFonts w:ascii="Arial" w:cs="Arial" w:eastAsia="Arial" w:hAnsi="Arial"/>
                <w:sz w:val="22"/>
                <w:szCs w:val="22"/>
                <w:rtl w:val="0"/>
              </w:rPr>
              <w:t xml:space="preserve">Se asigna un </w:t>
            </w:r>
            <w:r w:rsidDel="00000000" w:rsidR="00000000" w:rsidRPr="00000000">
              <w:rPr>
                <w:rFonts w:ascii="Arial" w:cs="Arial" w:eastAsia="Arial" w:hAnsi="Arial"/>
                <w:b w:val="1"/>
                <w:bCs w:val="1"/>
                <w:sz w:val="22"/>
                <w:szCs w:val="22"/>
                <w:rtl w:val="0"/>
              </w:rPr>
              <w:t xml:space="preserve">código único</w:t>
            </w:r>
            <w:r w:rsidDel="00000000" w:rsidR="00000000" w:rsidRPr="00000000">
              <w:rPr>
                <w:rFonts w:ascii="Arial" w:cs="Arial" w:eastAsia="Arial" w:hAnsi="Arial"/>
                <w:sz w:val="22"/>
                <w:szCs w:val="22"/>
                <w:rtl w:val="0"/>
              </w:rPr>
              <w:t xml:space="preserve"> de identificación.</w:t>
              <w:br w:type="textWrapping"/>
            </w:r>
          </w:p>
          <w:p w:rsidR="00000000" w:rsidDel="00000000" w:rsidP="00000000" w:rsidRDefault="00000000" w:rsidRPr="00000000" w14:paraId="00000066">
            <w:pPr>
              <w:numPr>
                <w:ilvl w:val="0"/>
                <w:numId w:val="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restringe la visibilidad de displays durante las mediciones/desde la sala externa con escritorio remoto</w:t>
              <w:br w:type="textWrapping"/>
            </w:r>
          </w:p>
          <w:p w:rsidR="00000000" w:rsidDel="00000000" w:rsidP="00000000" w:rsidRDefault="00000000" w:rsidRPr="00000000" w14:paraId="00000067">
            <w:pPr>
              <w:numPr>
                <w:ilvl w:val="0"/>
                <w:numId w:val="3"/>
              </w:numPr>
              <w:spacing w:after="0" w:afterAutospacing="0" w:before="0" w:beforeAutospacing="0" w:lineRule="auto"/>
              <w:ind w:left="720" w:hanging="360"/>
              <w:rPr>
                <w:sz w:val="22"/>
                <w:szCs w:val="22"/>
              </w:rPr>
            </w:pPr>
            <w:r w:rsidDel="00000000" w:rsidR="00000000" w:rsidRPr="00000000">
              <w:rPr>
                <w:rFonts w:ascii="Arial" w:cs="Arial" w:eastAsia="Arial" w:hAnsi="Arial"/>
                <w:sz w:val="22"/>
                <w:szCs w:val="22"/>
                <w:rtl w:val="0"/>
              </w:rPr>
              <w:t xml:space="preserve">Se firma un </w:t>
            </w:r>
            <w:r w:rsidDel="00000000" w:rsidR="00000000" w:rsidRPr="00000000">
              <w:rPr>
                <w:rFonts w:ascii="Arial" w:cs="Arial" w:eastAsia="Arial" w:hAnsi="Arial"/>
                <w:b w:val="1"/>
                <w:bCs w:val="1"/>
                <w:sz w:val="22"/>
                <w:szCs w:val="22"/>
                <w:rtl w:val="0"/>
              </w:rPr>
              <w:t xml:space="preserve">acuerdo de confidencialidad y ética</w:t>
            </w:r>
            <w:r w:rsidDel="00000000" w:rsidR="00000000" w:rsidRPr="00000000">
              <w:rPr>
                <w:rFonts w:ascii="Arial" w:cs="Arial" w:eastAsia="Arial" w:hAnsi="Arial"/>
                <w:sz w:val="22"/>
                <w:szCs w:val="22"/>
                <w:rtl w:val="0"/>
              </w:rPr>
              <w:t xml:space="preserve"> previo a la participación.</w:t>
              <w:br w:type="textWrapping"/>
            </w:r>
          </w:p>
          <w:p w:rsidR="00000000" w:rsidDel="00000000" w:rsidP="00000000" w:rsidRDefault="00000000" w:rsidRPr="00000000" w14:paraId="00000068">
            <w:pPr>
              <w:numPr>
                <w:ilvl w:val="0"/>
                <w:numId w:val="3"/>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Bajo sospecha de colusión y/o falsificación, se aplica el procedimiento P-PSEA-08 - </w:t>
              <w:br w:type="textWrapping"/>
            </w:r>
          </w:p>
          <w:p w:rsidR="00000000" w:rsidDel="00000000" w:rsidP="00000000" w:rsidRDefault="00000000" w:rsidRPr="00000000" w14:paraId="00000069">
            <w:pPr>
              <w:pStyle w:val="Heading3"/>
              <w:keepNext w:val="0"/>
              <w:keepLines w:val="0"/>
              <w:rPr>
                <w:rFonts w:ascii="Arial" w:cs="Arial" w:eastAsia="Arial" w:hAnsi="Arial"/>
                <w:sz w:val="22"/>
                <w:szCs w:val="22"/>
              </w:rPr>
            </w:pPr>
            <w:bookmarkStart w:colFirst="0" w:colLast="0" w:name="_heading=h.3j9si17kn8dm" w:id="9"/>
            <w:bookmarkEnd w:id="9"/>
            <w:r w:rsidDel="00000000" w:rsidR="00000000" w:rsidRPr="00000000">
              <w:rPr>
                <w:rFonts w:ascii="Arial" w:cs="Arial" w:eastAsia="Arial" w:hAnsi="Arial"/>
                <w:sz w:val="22"/>
                <w:szCs w:val="22"/>
                <w:rtl w:val="0"/>
              </w:rPr>
              <w:t xml:space="preserve">j) Información a suministrar / Cronograma</w:t>
            </w:r>
          </w:p>
          <w:p w:rsidR="00000000" w:rsidDel="00000000" w:rsidP="00000000" w:rsidRDefault="00000000" w:rsidRPr="00000000" w14:paraId="0000006A">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organizador entrega a los participantes:</w:t>
            </w:r>
          </w:p>
          <w:p w:rsidR="00000000" w:rsidDel="00000000" w:rsidP="00000000" w:rsidRDefault="00000000" w:rsidRPr="00000000" w14:paraId="0000006B">
            <w:pPr>
              <w:numPr>
                <w:ilvl w:val="0"/>
                <w:numId w:val="12"/>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Instrucciones técnicas e instructivo de transporte (I-PSEA-01).</w:t>
              <w:br w:type="textWrapping"/>
            </w:r>
          </w:p>
          <w:p w:rsidR="00000000" w:rsidDel="00000000" w:rsidP="00000000" w:rsidRDefault="00000000" w:rsidRPr="00000000" w14:paraId="0000006C">
            <w:pPr>
              <w:numPr>
                <w:ilvl w:val="0"/>
                <w:numId w:val="1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Cronograma detallado con fechas de montaje, medición y envío de resultados (F-PSEA-01).</w:t>
              <w:br w:type="textWrapping"/>
            </w:r>
          </w:p>
          <w:p w:rsidR="00000000" w:rsidDel="00000000" w:rsidP="00000000" w:rsidRDefault="00000000" w:rsidRPr="00000000" w14:paraId="0000006D">
            <w:pPr>
              <w:numPr>
                <w:ilvl w:val="0"/>
                <w:numId w:val="12"/>
              </w:numPr>
              <w:spacing w:after="0" w:afterAutospacing="0" w:before="0" w:beforeAutospacing="0" w:lineRule="auto"/>
              <w:ind w:left="720" w:hanging="360"/>
              <w:rPr>
                <w:sz w:val="22"/>
                <w:szCs w:val="22"/>
              </w:rPr>
            </w:pPr>
            <w:r w:rsidDel="00000000" w:rsidR="00000000" w:rsidRPr="00000000">
              <w:rPr>
                <w:rFonts w:ascii="Arial" w:cs="Arial" w:eastAsia="Arial" w:hAnsi="Arial"/>
                <w:sz w:val="22"/>
                <w:szCs w:val="22"/>
                <w:rtl w:val="0"/>
              </w:rPr>
              <w:t xml:space="preserve">Rangos tentativos de concentración.</w:t>
              <w:br w:type="textWrapping"/>
              <w:t xml:space="preserve">La planificación considera tiempos realistas:</w:t>
              <w:br w:type="textWrapping"/>
            </w:r>
            <w:r w:rsidDel="00000000" w:rsidR="00000000" w:rsidRPr="00000000">
              <w:rPr>
                <w:rFonts w:ascii="Arial" w:cs="Arial" w:eastAsia="Arial" w:hAnsi="Arial"/>
                <w:b w:val="1"/>
                <w:bCs w:val="1"/>
                <w:sz w:val="22"/>
                <w:szCs w:val="22"/>
                <w:rtl w:val="0"/>
              </w:rPr>
              <w:t xml:space="preserve">Duración de medición:</w:t>
            </w:r>
            <w:r w:rsidDel="00000000" w:rsidR="00000000" w:rsidRPr="00000000">
              <w:rPr>
                <w:rFonts w:ascii="Arial" w:cs="Arial" w:eastAsia="Arial" w:hAnsi="Arial"/>
                <w:sz w:val="22"/>
                <w:szCs w:val="22"/>
                <w:rtl w:val="0"/>
              </w:rPr>
              <w:t xml:space="preserve"> 3-4 días, incluyendo calibraciones y pruebas previas.</w:t>
              <w:br w:type="textWrapping"/>
            </w:r>
          </w:p>
          <w:p w:rsidR="00000000" w:rsidDel="00000000" w:rsidP="00000000" w:rsidRDefault="00000000" w:rsidRPr="00000000" w14:paraId="0000006E">
            <w:pPr>
              <w:numPr>
                <w:ilvl w:val="0"/>
                <w:numId w:val="12"/>
              </w:numPr>
              <w:spacing w:after="240" w:before="0" w:beforeAutospacing="0" w:lineRule="auto"/>
              <w:ind w:left="720" w:hanging="360"/>
              <w:rPr>
                <w:rFonts w:ascii="Arial" w:cs="Arial" w:eastAsia="Arial" w:hAnsi="Arial"/>
                <w:sz w:val="22"/>
                <w:szCs w:val="22"/>
                <w:u w:val="none"/>
              </w:rPr>
            </w:pPr>
            <w:r w:rsidDel="00000000" w:rsidR="00000000" w:rsidRPr="00000000">
              <w:rPr>
                <w:rtl w:val="0"/>
              </w:rPr>
            </w:r>
          </w:p>
          <w:p w:rsidR="00000000" w:rsidDel="00000000" w:rsidP="00000000" w:rsidRDefault="00000000" w:rsidRPr="00000000" w14:paraId="0000006F">
            <w:pPr>
              <w:pStyle w:val="Heading3"/>
              <w:keepNext w:val="0"/>
              <w:keepLines w:val="0"/>
              <w:rPr>
                <w:rFonts w:ascii="Arial" w:cs="Arial" w:eastAsia="Arial" w:hAnsi="Arial"/>
                <w:sz w:val="22"/>
                <w:szCs w:val="22"/>
              </w:rPr>
            </w:pPr>
            <w:bookmarkStart w:colFirst="0" w:colLast="0" w:name="_heading=h.h8nyed4ynfoc" w:id="10"/>
            <w:bookmarkEnd w:id="10"/>
            <w:r w:rsidDel="00000000" w:rsidR="00000000" w:rsidRPr="00000000">
              <w:rPr>
                <w:rFonts w:ascii="Arial" w:cs="Arial" w:eastAsia="Arial" w:hAnsi="Arial"/>
                <w:sz w:val="22"/>
                <w:szCs w:val="22"/>
                <w:rtl w:val="0"/>
              </w:rPr>
              <w:t xml:space="preserve">k) Frecuencia y plazos de reporte</w:t>
            </w:r>
          </w:p>
          <w:p w:rsidR="00000000" w:rsidDel="00000000" w:rsidP="00000000" w:rsidRDefault="00000000" w:rsidRPr="00000000" w14:paraId="00000070">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EA se realizan </w:t>
            </w:r>
            <w:r w:rsidDel="00000000" w:rsidR="00000000" w:rsidRPr="00000000">
              <w:rPr>
                <w:rFonts w:ascii="Arial" w:cs="Arial" w:eastAsia="Arial" w:hAnsi="Arial"/>
                <w:b w:val="1"/>
                <w:bCs w:val="1"/>
                <w:sz w:val="22"/>
                <w:szCs w:val="22"/>
                <w:rtl w:val="0"/>
              </w:rPr>
              <w:t xml:space="preserve">una vez por año</w:t>
            </w:r>
            <w:r w:rsidDel="00000000" w:rsidR="00000000" w:rsidRPr="00000000">
              <w:rPr>
                <w:rFonts w:ascii="Arial" w:cs="Arial" w:eastAsia="Arial" w:hAnsi="Arial"/>
                <w:sz w:val="22"/>
                <w:szCs w:val="22"/>
                <w:rtl w:val="0"/>
              </w:rPr>
              <w:t xml:space="preserve"> para cada grupo de analitos.</w:t>
              <w:br w:type="textWrapping"/>
              <w:t xml:space="preserve">Los resultados deben enviarse al organizador </w:t>
            </w:r>
            <w:r w:rsidDel="00000000" w:rsidR="00000000" w:rsidRPr="00000000">
              <w:rPr>
                <w:rFonts w:ascii="Arial" w:cs="Arial" w:eastAsia="Arial" w:hAnsi="Arial"/>
                <w:b w:val="1"/>
                <w:bCs w:val="1"/>
                <w:sz w:val="22"/>
                <w:szCs w:val="22"/>
                <w:rtl w:val="0"/>
              </w:rPr>
              <w:t xml:space="preserve">dentro de los 15 días posteriores</w:t>
            </w:r>
            <w:r w:rsidDel="00000000" w:rsidR="00000000" w:rsidRPr="00000000">
              <w:rPr>
                <w:rFonts w:ascii="Arial" w:cs="Arial" w:eastAsia="Arial" w:hAnsi="Arial"/>
                <w:sz w:val="22"/>
                <w:szCs w:val="22"/>
                <w:rtl w:val="0"/>
              </w:rPr>
              <w:t xml:space="preserve"> a la finalización de las mediciones. (Informado en el F-PSEA-01)</w:t>
              <w:br w:type="textWrapping"/>
            </w:r>
          </w:p>
          <w:p w:rsidR="00000000" w:rsidDel="00000000" w:rsidP="00000000" w:rsidRDefault="00000000" w:rsidRPr="00000000" w14:paraId="0000007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pStyle w:val="Heading3"/>
              <w:keepNext w:val="0"/>
              <w:keepLines w:val="0"/>
              <w:rPr>
                <w:rFonts w:ascii="Arial" w:cs="Arial" w:eastAsia="Arial" w:hAnsi="Arial"/>
                <w:sz w:val="22"/>
                <w:szCs w:val="22"/>
              </w:rPr>
            </w:pPr>
            <w:bookmarkStart w:colFirst="0" w:colLast="0" w:name="_heading=h.jyvx6or40039" w:id="11"/>
            <w:bookmarkEnd w:id="11"/>
            <w:r w:rsidDel="00000000" w:rsidR="00000000" w:rsidRPr="00000000">
              <w:rPr>
                <w:rFonts w:ascii="Arial" w:cs="Arial" w:eastAsia="Arial" w:hAnsi="Arial"/>
                <w:sz w:val="22"/>
                <w:szCs w:val="22"/>
                <w:rtl w:val="0"/>
              </w:rPr>
              <w:t xml:space="preserve">l) Métodos y procedimientos</w:t>
            </w:r>
          </w:p>
          <w:p w:rsidR="00000000" w:rsidDel="00000000" w:rsidP="00000000" w:rsidRDefault="00000000" w:rsidRPr="00000000" w14:paraId="00000073">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participantes deben:</w:t>
            </w:r>
          </w:p>
          <w:p w:rsidR="00000000" w:rsidDel="00000000" w:rsidP="00000000" w:rsidRDefault="00000000" w:rsidRPr="00000000" w14:paraId="00000074">
            <w:pPr>
              <w:numPr>
                <w:ilvl w:val="0"/>
                <w:numId w:val="5"/>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Usar métodos de referencia y/o equivalentes US-EPA.</w:t>
              <w:br w:type="textWrapping"/>
            </w:r>
          </w:p>
          <w:p w:rsidR="00000000" w:rsidDel="00000000" w:rsidP="00000000" w:rsidRDefault="00000000" w:rsidRPr="00000000" w14:paraId="00000075">
            <w:pPr>
              <w:numPr>
                <w:ilvl w:val="0"/>
                <w:numId w:val="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Realizar calibración multipunto y verificación de cero/span antes del EA.</w:t>
              <w:br w:type="textWrapping"/>
            </w:r>
          </w:p>
          <w:p w:rsidR="00000000" w:rsidDel="00000000" w:rsidP="00000000" w:rsidRDefault="00000000" w:rsidRPr="00000000" w14:paraId="00000076">
            <w:pPr>
              <w:numPr>
                <w:ilvl w:val="0"/>
                <w:numId w:val="5"/>
              </w:numPr>
              <w:spacing w:after="240" w:before="0" w:beforeAutospacing="0" w:lineRule="auto"/>
              <w:ind w:left="720" w:hanging="360"/>
              <w:rPr>
                <w:sz w:val="22"/>
                <w:szCs w:val="22"/>
              </w:rPr>
            </w:pPr>
            <w:r w:rsidDel="00000000" w:rsidR="00000000" w:rsidRPr="00000000">
              <w:rPr>
                <w:rFonts w:ascii="Arial" w:cs="Arial" w:eastAsia="Arial" w:hAnsi="Arial"/>
                <w:sz w:val="22"/>
                <w:szCs w:val="22"/>
                <w:rtl w:val="0"/>
              </w:rPr>
              <w:t xml:space="preserve">Cumplir con el </w:t>
            </w:r>
            <w:r w:rsidDel="00000000" w:rsidR="00000000" w:rsidRPr="00000000">
              <w:rPr>
                <w:rFonts w:ascii="Arial" w:cs="Arial" w:eastAsia="Arial" w:hAnsi="Arial"/>
                <w:b w:val="1"/>
                <w:bCs w:val="1"/>
                <w:sz w:val="22"/>
                <w:szCs w:val="22"/>
                <w:rtl w:val="0"/>
              </w:rPr>
              <w:t xml:space="preserve">I-PSEA-01 Instructivo de Embalaje y Transporte</w:t>
            </w:r>
            <w:r w:rsidDel="00000000" w:rsidR="00000000" w:rsidRPr="00000000">
              <w:rPr>
                <w:rFonts w:ascii="Arial" w:cs="Arial" w:eastAsia="Arial" w:hAnsi="Arial"/>
                <w:sz w:val="22"/>
                <w:szCs w:val="22"/>
                <w:rtl w:val="0"/>
              </w:rPr>
              <w:t xml:space="preserve"> para manejo y disposición de ítems.</w:t>
              <w:br w:type="textWrapping"/>
            </w:r>
          </w:p>
          <w:p w:rsidR="00000000" w:rsidDel="00000000" w:rsidP="00000000" w:rsidRDefault="00000000" w:rsidRPr="00000000" w14:paraId="0000007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8">
            <w:pPr>
              <w:pStyle w:val="Heading3"/>
              <w:keepNext w:val="0"/>
              <w:keepLines w:val="0"/>
              <w:rPr>
                <w:rFonts w:ascii="Arial" w:cs="Arial" w:eastAsia="Arial" w:hAnsi="Arial"/>
                <w:sz w:val="22"/>
                <w:szCs w:val="22"/>
              </w:rPr>
            </w:pPr>
            <w:bookmarkStart w:colFirst="0" w:colLast="0" w:name="_heading=h.ul097t34zic9" w:id="12"/>
            <w:bookmarkEnd w:id="12"/>
            <w:r w:rsidDel="00000000" w:rsidR="00000000" w:rsidRPr="00000000">
              <w:rPr>
                <w:rFonts w:ascii="Arial" w:cs="Arial" w:eastAsia="Arial" w:hAnsi="Arial"/>
                <w:sz w:val="22"/>
                <w:szCs w:val="22"/>
                <w:rtl w:val="0"/>
              </w:rPr>
              <w:t xml:space="preserve">m) Pruebas de homogeneidad y estabilidad</w:t>
            </w:r>
          </w:p>
          <w:p w:rsidR="00000000" w:rsidDel="00000000" w:rsidP="00000000" w:rsidRDefault="00000000" w:rsidRPr="00000000" w14:paraId="00000079">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Previas al inicio de la ronda, se efectúan pruebas según </w:t>
            </w:r>
            <w:r w:rsidDel="00000000" w:rsidR="00000000" w:rsidRPr="00000000">
              <w:rPr>
                <w:rFonts w:ascii="Arial" w:cs="Arial" w:eastAsia="Arial" w:hAnsi="Arial"/>
                <w:b w:val="1"/>
                <w:bCs w:val="1"/>
                <w:sz w:val="22"/>
                <w:szCs w:val="22"/>
                <w:rtl w:val="0"/>
              </w:rPr>
              <w:t xml:space="preserve">ISO 13528 §6.1–6.2</w:t>
            </w:r>
            <w:r w:rsidDel="00000000" w:rsidR="00000000" w:rsidRPr="00000000">
              <w:rPr>
                <w:rFonts w:ascii="Arial" w:cs="Arial" w:eastAsia="Arial" w:hAnsi="Arial"/>
                <w:sz w:val="22"/>
                <w:szCs w:val="22"/>
                <w:rtl w:val="0"/>
              </w:rPr>
              <w:t xml:space="preserve">, verificando:</w:t>
            </w:r>
          </w:p>
          <w:p w:rsidR="00000000" w:rsidDel="00000000" w:rsidP="00000000" w:rsidRDefault="00000000" w:rsidRPr="00000000" w14:paraId="0000007A">
            <w:pPr>
              <w:numPr>
                <w:ilvl w:val="0"/>
                <w:numId w:val="4"/>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Que la variación entre ítems sea &lt; 0,3σpt (criterio de homogeneidad).</w:t>
              <w:br w:type="textWrapping"/>
            </w:r>
          </w:p>
          <w:p w:rsidR="00000000" w:rsidDel="00000000" w:rsidP="00000000" w:rsidRDefault="00000000" w:rsidRPr="00000000" w14:paraId="0000007B">
            <w:pPr>
              <w:numPr>
                <w:ilvl w:val="0"/>
                <w:numId w:val="4"/>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Que no existan cambios significativos entre los resultados iniciales y finales del periodo (criterio de estabilidad).</w:t>
            </w:r>
          </w:p>
          <w:p w:rsidR="00000000" w:rsidDel="00000000" w:rsidP="00000000" w:rsidRDefault="00000000" w:rsidRPr="00000000" w14:paraId="0000007C">
            <w:pPr>
              <w:spacing w:after="240" w:befor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Detallado en el Procedimiento de diseño estadístico P-PSEA-06</w:t>
              <w:br w:type="textWrapping"/>
            </w:r>
          </w:p>
          <w:p w:rsidR="00000000" w:rsidDel="00000000" w:rsidP="00000000" w:rsidRDefault="00000000" w:rsidRPr="00000000" w14:paraId="0000007D">
            <w:pPr>
              <w:pStyle w:val="Heading3"/>
              <w:keepNext w:val="0"/>
              <w:keepLines w:val="0"/>
              <w:rPr>
                <w:rFonts w:ascii="Arial" w:cs="Arial" w:eastAsia="Arial" w:hAnsi="Arial"/>
                <w:sz w:val="22"/>
                <w:szCs w:val="22"/>
              </w:rPr>
            </w:pPr>
            <w:bookmarkStart w:colFirst="0" w:colLast="0" w:name="_heading=h.brptjpruav7j" w:id="13"/>
            <w:bookmarkEnd w:id="13"/>
            <w:r w:rsidDel="00000000" w:rsidR="00000000" w:rsidRPr="00000000">
              <w:rPr>
                <w:rFonts w:ascii="Arial" w:cs="Arial" w:eastAsia="Arial" w:hAnsi="Arial"/>
                <w:sz w:val="22"/>
                <w:szCs w:val="22"/>
                <w:rtl w:val="0"/>
              </w:rPr>
              <w:t xml:space="preserve">n) Formatos e informes</w:t>
            </w:r>
          </w:p>
          <w:p w:rsidR="00000000" w:rsidDel="00000000" w:rsidP="00000000" w:rsidRDefault="00000000" w:rsidRPr="00000000" w14:paraId="0000007E">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reporte de resultados se realiza mediante plantillas electrónicas controladas en el sistema web del laboratorio, de acuerdo al procedimiento P-PSEA-07</w:t>
            </w:r>
          </w:p>
          <w:p w:rsidR="00000000" w:rsidDel="00000000" w:rsidP="00000000" w:rsidRDefault="00000000" w:rsidRPr="00000000" w14:paraId="0000007F">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br w:type="textWrapping"/>
              <w:t xml:space="preserve">El formato incluye campos para:</w:t>
            </w:r>
          </w:p>
          <w:p w:rsidR="00000000" w:rsidDel="00000000" w:rsidP="00000000" w:rsidRDefault="00000000" w:rsidRPr="00000000" w14:paraId="00000080">
            <w:pPr>
              <w:numPr>
                <w:ilvl w:val="0"/>
                <w:numId w:val="2"/>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Resultados medidos</w:t>
              <w:br w:type="textWrapping"/>
            </w:r>
          </w:p>
          <w:p w:rsidR="00000000" w:rsidDel="00000000" w:rsidP="00000000" w:rsidRDefault="00000000" w:rsidRPr="00000000" w14:paraId="00000081">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Unidades y número de cifras significativas</w:t>
              <w:br w:type="textWrapping"/>
            </w:r>
          </w:p>
          <w:p w:rsidR="00000000" w:rsidDel="00000000" w:rsidP="00000000" w:rsidRDefault="00000000" w:rsidRPr="00000000" w14:paraId="00000082">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Incertidumbre expandida</w:t>
              <w:br w:type="textWrapping"/>
            </w:r>
          </w:p>
          <w:p w:rsidR="00000000" w:rsidDel="00000000" w:rsidP="00000000" w:rsidRDefault="00000000" w:rsidRPr="00000000" w14:paraId="00000083">
            <w:pPr>
              <w:numPr>
                <w:ilvl w:val="0"/>
                <w:numId w:val="2"/>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Método empleado</w:t>
              <w:br w:type="textWrapping"/>
            </w:r>
          </w:p>
          <w:p w:rsidR="00000000" w:rsidDel="00000000" w:rsidP="00000000" w:rsidRDefault="00000000" w:rsidRPr="00000000" w14:paraId="00000084">
            <w:pPr>
              <w:pStyle w:val="Heading3"/>
              <w:keepNext w:val="0"/>
              <w:keepLines w:val="0"/>
              <w:rPr>
                <w:rFonts w:ascii="Arial" w:cs="Arial" w:eastAsia="Arial" w:hAnsi="Arial"/>
                <w:sz w:val="22"/>
                <w:szCs w:val="22"/>
              </w:rPr>
            </w:pPr>
            <w:bookmarkStart w:colFirst="0" w:colLast="0" w:name="_heading=h.95l1fy8z5brk" w:id="14"/>
            <w:bookmarkEnd w:id="14"/>
            <w:r w:rsidDel="00000000" w:rsidR="00000000" w:rsidRPr="00000000">
              <w:rPr>
                <w:rFonts w:ascii="Arial" w:cs="Arial" w:eastAsia="Arial" w:hAnsi="Arial"/>
                <w:sz w:val="22"/>
                <w:szCs w:val="22"/>
                <w:rtl w:val="0"/>
              </w:rPr>
              <w:t xml:space="preserve">o) Análisis estadístico</w:t>
            </w:r>
          </w:p>
          <w:p w:rsidR="00000000" w:rsidDel="00000000" w:rsidP="00000000" w:rsidRDefault="00000000" w:rsidRPr="00000000" w14:paraId="00000085">
            <w:pPr>
              <w:spacing w:after="240" w:before="240" w:lineRule="auto"/>
              <w:rPr>
                <w:rFonts w:ascii="Arial" w:cs="Arial" w:eastAsia="Arial" w:hAnsi="Arial"/>
                <w:sz w:val="22"/>
                <w:szCs w:val="22"/>
                <w:shd w:fill="ff9900" w:val="clear"/>
              </w:rPr>
            </w:pPr>
            <w:r w:rsidDel="00000000" w:rsidR="00000000" w:rsidRPr="00000000">
              <w:rPr>
                <w:rFonts w:ascii="Arial" w:cs="Arial" w:eastAsia="Arial" w:hAnsi="Arial"/>
                <w:sz w:val="22"/>
                <w:szCs w:val="22"/>
                <w:shd w:fill="ff9900" w:val="clear"/>
                <w:rtl w:val="0"/>
              </w:rPr>
              <w:t xml:space="preserve">El valor asignado y la desviación estándar para la evaluación de la competencia (σpt) se determinan según </w:t>
            </w:r>
            <w:r w:rsidDel="00000000" w:rsidR="00000000" w:rsidRPr="00000000">
              <w:rPr>
                <w:rFonts w:ascii="Arial" w:cs="Arial" w:eastAsia="Arial" w:hAnsi="Arial"/>
                <w:b w:val="1"/>
                <w:bCs w:val="1"/>
                <w:sz w:val="22"/>
                <w:szCs w:val="22"/>
                <w:shd w:fill="ff9900" w:val="clear"/>
                <w:rtl w:val="0"/>
              </w:rPr>
              <w:t xml:space="preserve">ISO 13528 §7.7</w:t>
            </w:r>
            <w:r w:rsidDel="00000000" w:rsidR="00000000" w:rsidRPr="00000000">
              <w:rPr>
                <w:rFonts w:ascii="Arial" w:cs="Arial" w:eastAsia="Arial" w:hAnsi="Arial"/>
                <w:sz w:val="22"/>
                <w:szCs w:val="22"/>
                <w:shd w:fill="ff9900" w:val="clear"/>
                <w:rtl w:val="0"/>
              </w:rPr>
              <w:t xml:space="preserve">:</w:t>
            </w:r>
          </w:p>
          <w:p w:rsidR="00000000" w:rsidDel="00000000" w:rsidP="00000000" w:rsidRDefault="00000000" w:rsidRPr="00000000" w14:paraId="00000086">
            <w:pPr>
              <w:numPr>
                <w:ilvl w:val="0"/>
                <w:numId w:val="6"/>
              </w:numPr>
              <w:spacing w:after="0" w:afterAutospacing="0" w:before="240" w:lineRule="auto"/>
              <w:ind w:left="720" w:hanging="360"/>
              <w:rPr>
                <w:rFonts w:ascii="Arial" w:cs="Arial" w:eastAsia="Arial" w:hAnsi="Arial"/>
                <w:sz w:val="22"/>
                <w:szCs w:val="22"/>
                <w:shd w:fill="ff9900" w:val="clear"/>
              </w:rPr>
            </w:pPr>
            <w:sdt>
              <w:sdtPr>
                <w:id w:val="-1441713157"/>
                <w:tag w:val="goog_rdk_9"/>
              </w:sdtPr>
              <w:sdtContent>
                <w:r w:rsidDel="00000000" w:rsidR="00000000" w:rsidRPr="00000000">
                  <w:rPr>
                    <w:rFonts w:ascii="Arial Unicode MS" w:cs="Arial Unicode MS" w:eastAsia="Arial Unicode MS" w:hAnsi="Arial Unicode MS"/>
                    <w:sz w:val="22"/>
                    <w:szCs w:val="22"/>
                    <w:shd w:fill="ff9900" w:val="clear"/>
                    <w:rtl w:val="0"/>
                  </w:rPr>
                  <w:t xml:space="preserve">Si n ≥ 12: usar promedio robusto mediante algoritmo A.</w:t>
                  <w:br w:type="textWrapping"/>
                </w:r>
              </w:sdtContent>
            </w:sdt>
          </w:p>
          <w:p w:rsidR="00000000" w:rsidDel="00000000" w:rsidP="00000000" w:rsidRDefault="00000000" w:rsidRPr="00000000" w14:paraId="00000087">
            <w:pPr>
              <w:numPr>
                <w:ilvl w:val="0"/>
                <w:numId w:val="6"/>
              </w:numPr>
              <w:spacing w:after="240" w:before="0" w:beforeAutospacing="0" w:lineRule="auto"/>
              <w:ind w:left="720" w:hanging="360"/>
              <w:rPr>
                <w:sz w:val="22"/>
                <w:szCs w:val="22"/>
                <w:shd w:fill="ff9900" w:val="clear"/>
              </w:rPr>
            </w:pPr>
            <w:r w:rsidDel="00000000" w:rsidR="00000000" w:rsidRPr="00000000">
              <w:rPr>
                <w:rFonts w:ascii="Arial" w:cs="Arial" w:eastAsia="Arial" w:hAnsi="Arial"/>
                <w:sz w:val="22"/>
                <w:szCs w:val="22"/>
                <w:shd w:fill="ff9900" w:val="clear"/>
                <w:rtl w:val="0"/>
              </w:rPr>
              <w:t xml:space="preserve">Si n &lt; 12: usar la mediana de resultados.</w:t>
              <w:br w:type="textWrapping"/>
              <w:t xml:space="preserve"> El cálculo de desempeño se realiza mediante </w:t>
            </w:r>
            <w:r w:rsidDel="00000000" w:rsidR="00000000" w:rsidRPr="00000000">
              <w:rPr>
                <w:rFonts w:ascii="Arial" w:cs="Arial" w:eastAsia="Arial" w:hAnsi="Arial"/>
                <w:b w:val="1"/>
                <w:bCs w:val="1"/>
                <w:sz w:val="22"/>
                <w:szCs w:val="22"/>
                <w:shd w:fill="ff9900" w:val="clear"/>
                <w:rtl w:val="0"/>
              </w:rPr>
              <w:t xml:space="preserve">z-score, z’-score o En-score</w:t>
            </w:r>
            <w:r w:rsidDel="00000000" w:rsidR="00000000" w:rsidRPr="00000000">
              <w:rPr>
                <w:rFonts w:ascii="Arial" w:cs="Arial" w:eastAsia="Arial" w:hAnsi="Arial"/>
                <w:sz w:val="22"/>
                <w:szCs w:val="22"/>
                <w:shd w:fill="ff9900" w:val="clear"/>
                <w:rtl w:val="0"/>
              </w:rPr>
              <w:t xml:space="preserve">, dependiendo del tipo de medición.</w:t>
              <w:br w:type="textWrapping"/>
              <w:t xml:space="preserve"> Los cálculos se ejecutan en software validado y verificado.</w:t>
            </w:r>
          </w:p>
          <w:p w:rsidR="00000000" w:rsidDel="00000000" w:rsidP="00000000" w:rsidRDefault="00000000" w:rsidRPr="00000000" w14:paraId="00000088">
            <w:pPr>
              <w:spacing w:after="240" w:before="240" w:lineRule="auto"/>
              <w:rPr>
                <w:rFonts w:ascii="Arial" w:cs="Arial" w:eastAsia="Arial" w:hAnsi="Arial"/>
                <w:sz w:val="22"/>
                <w:szCs w:val="22"/>
                <w:shd w:fill="ff9900" w:val="clear"/>
              </w:rPr>
            </w:pPr>
            <w:sdt>
              <w:sdtPr>
                <w:id w:val="1404948183"/>
                <w:tag w:val="goog_rdk_10"/>
              </w:sdtPr>
              <w:sdtContent>
                <w:commentRangeStart w:id="9"/>
              </w:sdtContent>
            </w:sdt>
            <w:r w:rsidDel="00000000" w:rsidR="00000000" w:rsidRPr="00000000">
              <w:rPr>
                <w:rFonts w:ascii="Arial" w:cs="Arial" w:eastAsia="Arial" w:hAnsi="Arial"/>
                <w:sz w:val="22"/>
                <w:szCs w:val="22"/>
                <w:shd w:fill="ff9900" w:val="clear"/>
                <w:rtl w:val="0"/>
              </w:rPr>
              <w:t xml:space="preserve">Cuando no se cumpla las condiciones</w:t>
            </w:r>
            <w:commentRangeEnd w:id="9"/>
            <w:r w:rsidDel="00000000" w:rsidR="00000000" w:rsidRPr="00000000">
              <w:commentReference w:id="9"/>
            </w:r>
            <w:r w:rsidDel="00000000" w:rsidR="00000000" w:rsidRPr="00000000">
              <w:rPr>
                <w:rFonts w:ascii="Arial" w:cs="Arial" w:eastAsia="Arial" w:hAnsi="Arial"/>
                <w:sz w:val="22"/>
                <w:szCs w:val="22"/>
                <w:shd w:fill="ff9900" w:val="clear"/>
                <w:rtl w:val="0"/>
              </w:rPr>
              <w:t xml:space="preserve">, entonces se utilizan las otras métricas mediana para valor asignado, y niqr y/o made para sigma_pt.</w:t>
            </w:r>
          </w:p>
          <w:p w:rsidR="00000000" w:rsidDel="00000000" w:rsidP="00000000" w:rsidRDefault="00000000" w:rsidRPr="00000000" w14:paraId="00000089">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Detallado en el Procedimiento de diseño estadístico P-PSEA-06</w:t>
              <w:br w:type="textWrapping"/>
            </w:r>
          </w:p>
          <w:p w:rsidR="00000000" w:rsidDel="00000000" w:rsidP="00000000" w:rsidRDefault="00000000" w:rsidRPr="00000000" w14:paraId="0000008A">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B">
            <w:pPr>
              <w:spacing w:after="240" w:befor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pStyle w:val="Heading3"/>
              <w:keepNext w:val="0"/>
              <w:keepLines w:val="0"/>
              <w:rPr>
                <w:rFonts w:ascii="Arial" w:cs="Arial" w:eastAsia="Arial" w:hAnsi="Arial"/>
                <w:sz w:val="22"/>
                <w:szCs w:val="22"/>
              </w:rPr>
            </w:pPr>
            <w:bookmarkStart w:colFirst="0" w:colLast="0" w:name="_heading=h.iepmvf79gom0" w:id="15"/>
            <w:bookmarkEnd w:id="15"/>
            <w:r w:rsidDel="00000000" w:rsidR="00000000" w:rsidRPr="00000000">
              <w:rPr>
                <w:rFonts w:ascii="Arial" w:cs="Arial" w:eastAsia="Arial" w:hAnsi="Arial"/>
                <w:sz w:val="22"/>
                <w:szCs w:val="22"/>
                <w:rtl w:val="0"/>
              </w:rPr>
              <w:t xml:space="preserve">p) Trazabilidad e incertidumbre</w:t>
            </w:r>
          </w:p>
          <w:p w:rsidR="00000000" w:rsidDel="00000000" w:rsidP="00000000" w:rsidRDefault="00000000" w:rsidRPr="00000000" w14:paraId="0000008D">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trazabilidad del valor asignado se fundamenta en materiales de referencia certificados (ISO 17034) o comparaciones con laboratorios de referencia.</w:t>
              <w:br w:type="textWrapping"/>
            </w:r>
            <w:sdt>
              <w:sdtPr>
                <w:id w:val="-1717474299"/>
                <w:tag w:val="goog_rdk_11"/>
              </w:sdtPr>
              <w:sdtContent>
                <w:commentRangeStart w:id="10"/>
              </w:sdtContent>
            </w:sdt>
            <w:r w:rsidDel="00000000" w:rsidR="00000000" w:rsidRPr="00000000">
              <w:rPr>
                <w:rFonts w:ascii="Arial" w:cs="Arial" w:eastAsia="Arial" w:hAnsi="Arial"/>
                <w:sz w:val="22"/>
                <w:szCs w:val="22"/>
                <w:rtl w:val="0"/>
              </w:rPr>
              <w:t xml:space="preserve">La incertidumbre se estima según ISO 13528 §7.2.</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8E">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comentario: para incluir en el procedimiento estadístico el presupuesto de incertidumbre.</w:t>
            </w:r>
          </w:p>
          <w:p w:rsidR="00000000" w:rsidDel="00000000" w:rsidP="00000000" w:rsidRDefault="00000000" w:rsidRPr="00000000" w14:paraId="0000008F">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br w:type="textWrapping"/>
            </w:r>
          </w:p>
          <w:p w:rsidR="00000000" w:rsidDel="00000000" w:rsidP="00000000" w:rsidRDefault="00000000" w:rsidRPr="00000000" w14:paraId="00000090">
            <w:pPr>
              <w:pStyle w:val="Heading3"/>
              <w:keepNext w:val="0"/>
              <w:keepLines w:val="0"/>
              <w:rPr>
                <w:rFonts w:ascii="Arial" w:cs="Arial" w:eastAsia="Arial" w:hAnsi="Arial"/>
                <w:sz w:val="22"/>
                <w:szCs w:val="22"/>
              </w:rPr>
            </w:pPr>
            <w:bookmarkStart w:colFirst="0" w:colLast="0" w:name="_heading=h.d5elfidcvqxp" w:id="16"/>
            <w:bookmarkEnd w:id="16"/>
            <w:r w:rsidDel="00000000" w:rsidR="00000000" w:rsidRPr="00000000">
              <w:rPr>
                <w:rFonts w:ascii="Arial" w:cs="Arial" w:eastAsia="Arial" w:hAnsi="Arial"/>
                <w:sz w:val="22"/>
                <w:szCs w:val="22"/>
                <w:rtl w:val="0"/>
              </w:rPr>
              <w:t xml:space="preserve">q) Tratamiento de diferentes métodos</w:t>
            </w:r>
          </w:p>
          <w:p w:rsidR="00000000" w:rsidDel="00000000" w:rsidP="00000000" w:rsidRDefault="00000000" w:rsidRPr="00000000" w14:paraId="00000091">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Ensayo de aptitud está diseñado para métodos US-EPA, no aplica para métodos manuales y/o métodos de la unión europea.</w:t>
            </w:r>
          </w:p>
          <w:p w:rsidR="00000000" w:rsidDel="00000000" w:rsidP="00000000" w:rsidRDefault="00000000" w:rsidRPr="00000000" w14:paraId="0000009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3">
            <w:pPr>
              <w:pStyle w:val="Heading3"/>
              <w:keepNext w:val="0"/>
              <w:keepLines w:val="0"/>
              <w:rPr>
                <w:rFonts w:ascii="Arial" w:cs="Arial" w:eastAsia="Arial" w:hAnsi="Arial"/>
                <w:sz w:val="22"/>
                <w:szCs w:val="22"/>
              </w:rPr>
            </w:pPr>
            <w:bookmarkStart w:colFirst="0" w:colLast="0" w:name="_heading=h.g2b1i5yi3htq" w:id="17"/>
            <w:bookmarkEnd w:id="17"/>
            <w:r w:rsidDel="00000000" w:rsidR="00000000" w:rsidRPr="00000000">
              <w:rPr>
                <w:rFonts w:ascii="Arial" w:cs="Arial" w:eastAsia="Arial" w:hAnsi="Arial"/>
                <w:sz w:val="22"/>
                <w:szCs w:val="22"/>
                <w:rtl w:val="0"/>
              </w:rPr>
              <w:t xml:space="preserve">r) Criterios de desempeño</w:t>
            </w:r>
          </w:p>
          <w:p w:rsidR="00000000" w:rsidDel="00000000" w:rsidP="00000000" w:rsidRDefault="00000000" w:rsidRPr="00000000" w14:paraId="00000094">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criterios de evaluación se basan en la forma en que se determina el valor asignado</w:t>
            </w:r>
          </w:p>
          <w:p w:rsidR="00000000" w:rsidDel="00000000" w:rsidP="00000000" w:rsidRDefault="00000000" w:rsidRPr="00000000" w14:paraId="00000095">
            <w:pPr>
              <w:spacing w:after="240" w:before="240" w:lineRule="auto"/>
              <w:rPr>
                <w:rFonts w:ascii="Arial" w:cs="Arial" w:eastAsia="Arial" w:hAnsi="Arial"/>
                <w:sz w:val="22"/>
                <w:szCs w:val="22"/>
              </w:rPr>
            </w:pPr>
            <w:r w:rsidDel="00000000" w:rsidR="00000000" w:rsidRPr="00000000">
              <w:rPr>
                <w:rtl w:val="0"/>
              </w:rPr>
            </w:r>
          </w:p>
          <w:sdt>
            <w:sdtPr>
              <w:lock w:val="contentLocked"/>
              <w:id w:val="-1911997960"/>
              <w:tag w:val="goog_rdk_12"/>
            </w:sdtPr>
            <w:sdtContent>
              <w:tbl>
                <w:tblPr>
                  <w:tblStyle w:val="Table4"/>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
                  <w:gridCol w:w="7209"/>
                  <w:tblGridChange w:id="0">
                    <w:tblGrid>
                      <w:gridCol w:w="7209"/>
                      <w:gridCol w:w="72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concenso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vs referencia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jc w:val="center"/>
                        <w:rPr>
                          <w:rFonts w:ascii="Arial" w:cs="Arial" w:eastAsia="Arial" w:hAnsi="Arial"/>
                          <w:sz w:val="22"/>
                          <w:szCs w:val="22"/>
                        </w:rPr>
                      </w:pPr>
                      <w:r w:rsidDel="00000000" w:rsidR="00000000" w:rsidRPr="00000000">
                        <w:rPr>
                          <w:rFonts w:ascii="Arial" w:cs="Arial" w:eastAsia="Arial" w:hAnsi="Arial"/>
                          <w:color w:val="1b1c1d"/>
                          <w:rtl w:val="0"/>
                        </w:rPr>
                        <w:t xml:space="preserve">Zeta-Score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Error normalizado</w:t>
                      </w:r>
                    </w:p>
                  </w:tc>
                </w:tr>
              </w:tbl>
            </w:sdtContent>
          </w:sdt>
          <w:p w:rsidR="00000000" w:rsidDel="00000000" w:rsidP="00000000" w:rsidRDefault="00000000" w:rsidRPr="00000000" w14:paraId="0000009A">
            <w:pPr>
              <w:widowControl w:val="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widowControl w:val="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C">
            <w:pPr>
              <w:widowControl w:val="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D">
            <w:pPr>
              <w:widowControl w:val="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E">
            <w:pPr>
              <w:widowControl w:val="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F">
            <w:pPr>
              <w:widowControl w:val="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widowControl w:val="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1">
            <w:pPr>
              <w:pStyle w:val="Heading3"/>
              <w:keepNext w:val="0"/>
              <w:keepLines w:val="0"/>
              <w:rPr>
                <w:rFonts w:ascii="Arial" w:cs="Arial" w:eastAsia="Arial" w:hAnsi="Arial"/>
                <w:sz w:val="22"/>
                <w:szCs w:val="22"/>
              </w:rPr>
            </w:pPr>
            <w:bookmarkStart w:colFirst="0" w:colLast="0" w:name="_heading=h.se0s7e1bvd7d" w:id="18"/>
            <w:bookmarkEnd w:id="18"/>
            <w:r w:rsidDel="00000000" w:rsidR="00000000" w:rsidRPr="00000000">
              <w:rPr>
                <w:rFonts w:ascii="Arial" w:cs="Arial" w:eastAsia="Arial" w:hAnsi="Arial"/>
                <w:sz w:val="22"/>
                <w:szCs w:val="22"/>
                <w:rtl w:val="0"/>
              </w:rPr>
              <w:t xml:space="preserve">s) Informes y comunicación de resultados</w:t>
            </w:r>
          </w:p>
          <w:p w:rsidR="00000000" w:rsidDel="00000000" w:rsidP="00000000" w:rsidRDefault="00000000" w:rsidRPr="00000000" w14:paraId="000000A2">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organizador elabora:</w:t>
            </w:r>
          </w:p>
          <w:p w:rsidR="00000000" w:rsidDel="00000000" w:rsidP="00000000" w:rsidRDefault="00000000" w:rsidRPr="00000000" w14:paraId="000000A3">
            <w:pPr>
              <w:spacing w:after="240" w:before="240" w:lineRule="auto"/>
              <w:ind w:left="720" w:firstLine="0"/>
              <w:rPr>
                <w:rFonts w:ascii="Arial" w:cs="Arial" w:eastAsia="Arial" w:hAnsi="Arial"/>
                <w:sz w:val="22"/>
                <w:szCs w:val="22"/>
              </w:rPr>
            </w:pPr>
            <w:sdt>
              <w:sdtPr>
                <w:id w:val="2136224472"/>
                <w:tag w:val="goog_rdk_13"/>
              </w:sdtPr>
              <w:sdtContent>
                <w:commentRangeStart w:id="11"/>
              </w:sdtContent>
            </w:sdt>
            <w:r w:rsidDel="00000000" w:rsidR="00000000" w:rsidRPr="00000000">
              <w:rPr>
                <w:rFonts w:ascii="Arial" w:cs="Arial" w:eastAsia="Arial" w:hAnsi="Arial"/>
                <w:b w:val="1"/>
                <w:bCs w:val="1"/>
                <w:sz w:val="22"/>
                <w:szCs w:val="22"/>
                <w:rtl w:val="0"/>
              </w:rPr>
              <w:t xml:space="preserve">Informe final</w:t>
            </w:r>
            <w:r w:rsidDel="00000000" w:rsidR="00000000" w:rsidRPr="00000000">
              <w:rPr>
                <w:rFonts w:ascii="Arial" w:cs="Arial" w:eastAsia="Arial" w:hAnsi="Arial"/>
                <w:sz w:val="22"/>
                <w:szCs w:val="22"/>
                <w:rtl w:val="0"/>
              </w:rPr>
              <w:t xml:space="preserve">: incluye resultados consolidados, valores asignados, gráficos, evaluadores de desempeño y su análisis.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A4">
            <w:pPr>
              <w:spacing w:after="240" w:befor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A5">
            <w:pPr>
              <w:pStyle w:val="Heading3"/>
              <w:keepNext w:val="0"/>
              <w:keepLines w:val="0"/>
              <w:rPr>
                <w:rFonts w:ascii="Arial" w:cs="Arial" w:eastAsia="Arial" w:hAnsi="Arial"/>
                <w:sz w:val="22"/>
                <w:szCs w:val="22"/>
              </w:rPr>
            </w:pPr>
            <w:bookmarkStart w:colFirst="0" w:colLast="0" w:name="_heading=h.6gkq2b5ljk4k" w:id="19"/>
            <w:bookmarkEnd w:id="19"/>
            <w:sdt>
              <w:sdtPr>
                <w:id w:val="-1225757249"/>
                <w:tag w:val="goog_rdk_14"/>
              </w:sdtPr>
              <w:sdtContent>
                <w:commentRangeStart w:id="12"/>
              </w:sdtContent>
            </w:sdt>
            <w:r w:rsidDel="00000000" w:rsidR="00000000" w:rsidRPr="00000000">
              <w:rPr>
                <w:rFonts w:ascii="Arial" w:cs="Arial" w:eastAsia="Arial" w:hAnsi="Arial"/>
                <w:sz w:val="22"/>
                <w:szCs w:val="22"/>
                <w:rtl w:val="0"/>
              </w:rPr>
              <w:t xml:space="preserve">t) Publicación y confidencialidad</w:t>
            </w:r>
          </w:p>
          <w:p w:rsidR="00000000" w:rsidDel="00000000" w:rsidP="00000000" w:rsidRDefault="00000000" w:rsidRPr="00000000" w14:paraId="000000A6">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resultados individuales son </w:t>
            </w:r>
            <w:r w:rsidDel="00000000" w:rsidR="00000000" w:rsidRPr="00000000">
              <w:rPr>
                <w:rFonts w:ascii="Arial" w:cs="Arial" w:eastAsia="Arial" w:hAnsi="Arial"/>
                <w:b w:val="1"/>
                <w:bCs w:val="1"/>
                <w:sz w:val="22"/>
                <w:szCs w:val="22"/>
                <w:rtl w:val="0"/>
              </w:rPr>
              <w:t xml:space="preserve">confidenciales</w:t>
            </w:r>
            <w:r w:rsidDel="00000000" w:rsidR="00000000" w:rsidRPr="00000000">
              <w:rPr>
                <w:rFonts w:ascii="Arial" w:cs="Arial" w:eastAsia="Arial" w:hAnsi="Arial"/>
                <w:sz w:val="22"/>
                <w:szCs w:val="22"/>
                <w:rtl w:val="0"/>
              </w:rPr>
              <w:t xml:space="preserve">.</w:t>
            </w:r>
            <w:sdt>
              <w:sdtPr>
                <w:id w:val="35049807"/>
                <w:tag w:val="goog_rdk_15"/>
              </w:sdtPr>
              <w:sdtContent>
                <w:commentRangeStart w:id="13"/>
              </w:sdtContent>
            </w:sdt>
            <w:r w:rsidDel="00000000" w:rsidR="00000000" w:rsidRPr="00000000">
              <w:rPr>
                <w:rFonts w:ascii="Arial" w:cs="Arial" w:eastAsia="Arial" w:hAnsi="Arial"/>
                <w:sz w:val="22"/>
                <w:szCs w:val="22"/>
                <w:shd w:fill="ff9900" w:val="clear"/>
                <w:rtl w:val="0"/>
              </w:rPr>
              <w:t xml:space="preserve"> [CITAR POLITICA DEL LAB/SGC] [ADOPTAR LA RETENCIÓN, revisar si aplica ser entidad pública, revisar procedimiento de control de documentos y registros)</w:t>
              <w:br w:type="textWrapping"/>
            </w:r>
            <w:commentRangeEnd w:id="13"/>
            <w:r w:rsidDel="00000000" w:rsidR="00000000" w:rsidRPr="00000000">
              <w:commentReference w:id="13"/>
            </w:r>
            <w:r w:rsidDel="00000000" w:rsidR="00000000" w:rsidRPr="00000000">
              <w:rPr>
                <w:rFonts w:ascii="Arial" w:cs="Arial" w:eastAsia="Arial" w:hAnsi="Arial"/>
                <w:sz w:val="22"/>
                <w:szCs w:val="22"/>
                <w:rtl w:val="0"/>
              </w:rPr>
              <w:t xml:space="preserve">El organizador puede publicar informes agregados sin identificación.</w:t>
              <w:br w:type="textWrapping"/>
              <w:t xml:space="preserve">La información puede ser remitida al </w:t>
            </w:r>
            <w:r w:rsidDel="00000000" w:rsidR="00000000" w:rsidRPr="00000000">
              <w:rPr>
                <w:rFonts w:ascii="Arial" w:cs="Arial" w:eastAsia="Arial" w:hAnsi="Arial"/>
                <w:b w:val="1"/>
                <w:bCs w:val="1"/>
                <w:sz w:val="22"/>
                <w:szCs w:val="22"/>
                <w:rtl w:val="0"/>
              </w:rPr>
              <w:t xml:space="preserve">IDEAM</w:t>
            </w:r>
            <w:r w:rsidDel="00000000" w:rsidR="00000000" w:rsidRPr="00000000">
              <w:rPr>
                <w:rFonts w:ascii="Arial" w:cs="Arial" w:eastAsia="Arial" w:hAnsi="Arial"/>
                <w:sz w:val="22"/>
                <w:szCs w:val="22"/>
                <w:rtl w:val="0"/>
              </w:rPr>
              <w:t xml:space="preserve"> u organismos acreditadores, conforme a la política de confidencialidad del Laboratorio CALAIRE.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A7">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--comentario incluir la confidencialidad en la comunicacion a participantes</w:t>
            </w:r>
          </w:p>
          <w:p w:rsidR="00000000" w:rsidDel="00000000" w:rsidP="00000000" w:rsidRDefault="00000000" w:rsidRPr="00000000" w14:paraId="000000A8">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A">
            <w:pPr>
              <w:pStyle w:val="Heading3"/>
              <w:keepNext w:val="0"/>
              <w:keepLines w:val="0"/>
              <w:rPr>
                <w:rFonts w:ascii="Arial" w:cs="Arial" w:eastAsia="Arial" w:hAnsi="Arial"/>
                <w:sz w:val="22"/>
                <w:szCs w:val="22"/>
              </w:rPr>
            </w:pPr>
            <w:bookmarkStart w:colFirst="0" w:colLast="0" w:name="_heading=h.wfje2nlh04sp" w:id="20"/>
            <w:bookmarkEnd w:id="20"/>
            <w:r w:rsidDel="00000000" w:rsidR="00000000" w:rsidRPr="00000000">
              <w:rPr>
                <w:rFonts w:ascii="Arial" w:cs="Arial" w:eastAsia="Arial" w:hAnsi="Arial"/>
                <w:sz w:val="22"/>
                <w:szCs w:val="22"/>
                <w:rtl w:val="0"/>
              </w:rPr>
              <w:t xml:space="preserve">u) Contingencias</w:t>
            </w:r>
          </w:p>
          <w:p w:rsidR="00000000" w:rsidDel="00000000" w:rsidP="00000000" w:rsidRDefault="00000000" w:rsidRPr="00000000" w14:paraId="000000AB">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caso de daño o inestabilidad de ítems:</w:t>
            </w:r>
          </w:p>
          <w:p w:rsidR="00000000" w:rsidDel="00000000" w:rsidP="00000000" w:rsidRDefault="00000000" w:rsidRPr="00000000" w14:paraId="000000AC">
            <w:pPr>
              <w:numPr>
                <w:ilvl w:val="0"/>
                <w:numId w:val="9"/>
              </w:numPr>
              <w:spacing w:after="0" w:afterAutospacing="0" w:before="240" w:lineRule="auto"/>
              <w:ind w:left="720" w:hanging="360"/>
              <w:rPr>
                <w:sz w:val="22"/>
                <w:szCs w:val="22"/>
              </w:rPr>
            </w:pPr>
            <w:r w:rsidDel="00000000" w:rsidR="00000000" w:rsidRPr="00000000">
              <w:rPr>
                <w:rFonts w:ascii="Arial" w:cs="Arial" w:eastAsia="Arial" w:hAnsi="Arial"/>
                <w:sz w:val="22"/>
                <w:szCs w:val="22"/>
                <w:rtl w:val="0"/>
              </w:rPr>
              <w:t xml:space="preserve">Se activa el plan de acción definido en el </w:t>
            </w:r>
            <w:r w:rsidDel="00000000" w:rsidR="00000000" w:rsidRPr="00000000">
              <w:rPr>
                <w:rFonts w:ascii="Arial" w:cs="Arial" w:eastAsia="Arial" w:hAnsi="Arial"/>
                <w:b w:val="1"/>
                <w:bCs w:val="1"/>
                <w:sz w:val="22"/>
                <w:szCs w:val="22"/>
                <w:rtl w:val="0"/>
              </w:rPr>
              <w:t xml:space="preserve">análisis de riesgos del EA</w:t>
            </w:r>
            <w:r w:rsidDel="00000000" w:rsidR="00000000" w:rsidRPr="00000000">
              <w:rPr>
                <w:rFonts w:ascii="Arial" w:cs="Arial" w:eastAsia="Arial" w:hAnsi="Arial"/>
                <w:sz w:val="22"/>
                <w:szCs w:val="22"/>
                <w:rtl w:val="0"/>
              </w:rPr>
              <w:t xml:space="preserve">.</w:t>
              <w:br w:type="textWrapping"/>
            </w:r>
          </w:p>
          <w:p w:rsidR="00000000" w:rsidDel="00000000" w:rsidP="00000000" w:rsidRDefault="00000000" w:rsidRPr="00000000" w14:paraId="000000AD">
            <w:pPr>
              <w:numPr>
                <w:ilvl w:val="0"/>
                <w:numId w:val="9"/>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evalúa la posibilidad de repetir la medición o reprogramar la ronda.</w:t>
              <w:br w:type="textWrapping"/>
            </w:r>
          </w:p>
          <w:p w:rsidR="00000000" w:rsidDel="00000000" w:rsidP="00000000" w:rsidRDefault="00000000" w:rsidRPr="00000000" w14:paraId="000000AE">
            <w:pPr>
              <w:numPr>
                <w:ilvl w:val="0"/>
                <w:numId w:val="9"/>
              </w:numPr>
              <w:spacing w:after="240" w:before="0" w:beforeAutospacing="0" w:lineRule="auto"/>
              <w:ind w:left="720" w:hanging="360"/>
              <w:rPr>
                <w:sz w:val="22"/>
                <w:szCs w:val="22"/>
              </w:rPr>
            </w:pPr>
            <w:r w:rsidDel="00000000" w:rsidR="00000000" w:rsidRPr="00000000">
              <w:rPr>
                <w:rFonts w:ascii="Arial" w:cs="Arial" w:eastAsia="Arial" w:hAnsi="Arial"/>
                <w:sz w:val="22"/>
                <w:szCs w:val="22"/>
                <w:rtl w:val="0"/>
              </w:rPr>
              <w:t xml:space="preserve">Toda incidencia se documenta como </w:t>
            </w:r>
            <w:r w:rsidDel="00000000" w:rsidR="00000000" w:rsidRPr="00000000">
              <w:rPr>
                <w:rFonts w:ascii="Arial" w:cs="Arial" w:eastAsia="Arial" w:hAnsi="Arial"/>
                <w:b w:val="1"/>
                <w:bCs w:val="1"/>
                <w:sz w:val="22"/>
                <w:szCs w:val="22"/>
                <w:rtl w:val="0"/>
              </w:rPr>
              <w:t xml:space="preserve">trabajo</w:t>
            </w:r>
            <w:sdt>
              <w:sdtPr>
                <w:id w:val="-1353634252"/>
                <w:tag w:val="goog_rdk_16"/>
              </w:sdtPr>
              <w:sdtContent>
                <w:ins w:author="Wilson Salas" w:id="0" w:date="2025-10-18T16:52:40Z">
                  <w:r w:rsidDel="00000000" w:rsidR="00000000" w:rsidRPr="00000000">
                    <w:rPr>
                      <w:rFonts w:ascii="Arial" w:cs="Arial" w:eastAsia="Arial" w:hAnsi="Arial"/>
                      <w:b w:val="1"/>
                      <w:bCs w:val="1"/>
                      <w:sz w:val="22"/>
                      <w:szCs w:val="22"/>
                      <w:rtl w:val="0"/>
                    </w:rPr>
                    <w:t xml:space="preserve"> </w:t>
                  </w:r>
                </w:ins>
              </w:sdtContent>
            </w:sdt>
            <w:r w:rsidDel="00000000" w:rsidR="00000000" w:rsidRPr="00000000">
              <w:rPr>
                <w:rFonts w:ascii="Arial" w:cs="Arial" w:eastAsia="Arial" w:hAnsi="Arial"/>
                <w:b w:val="1"/>
                <w:bCs w:val="1"/>
                <w:sz w:val="22"/>
                <w:szCs w:val="22"/>
                <w:rtl w:val="0"/>
              </w:rPr>
              <w:t xml:space="preserve">no conforme</w:t>
            </w:r>
            <w:r w:rsidDel="00000000" w:rsidR="00000000" w:rsidRPr="00000000">
              <w:rPr>
                <w:rFonts w:ascii="Arial" w:cs="Arial" w:eastAsia="Arial" w:hAnsi="Arial"/>
                <w:sz w:val="22"/>
                <w:szCs w:val="22"/>
                <w:rtl w:val="0"/>
              </w:rPr>
              <w:t xml:space="preserve"> y se analiza su impacto en la validez del EA.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tc>
      </w:tr>
    </w:tbl>
    <w:p w:rsidR="00000000" w:rsidDel="00000000" w:rsidP="00000000" w:rsidRDefault="00000000" w:rsidRPr="00000000" w14:paraId="000000B2">
      <w:pPr>
        <w:jc w:val="both"/>
        <w:rPr>
          <w:rFonts w:ascii="Arial" w:cs="Arial" w:eastAsia="Arial" w:hAnsi="Arial"/>
          <w:sz w:val="22"/>
          <w:szCs w:val="22"/>
          <w:vertAlign w:val="baseline"/>
        </w:rPr>
      </w:pPr>
      <w:r w:rsidDel="00000000" w:rsidR="00000000" w:rsidRPr="00000000">
        <w:rPr>
          <w:rtl w:val="0"/>
        </w:rPr>
      </w:r>
    </w:p>
    <w:tbl>
      <w:tblPr>
        <w:tblStyle w:val="Table5"/>
        <w:tblpPr w:leftFromText="141" w:rightFromText="141" w:topFromText="0" w:bottomFromText="0" w:vertAnchor="text" w:horzAnchor="text" w:tblpX="2204.5" w:tblpY="76"/>
        <w:tblW w:w="999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9"/>
        <w:gridCol w:w="3867"/>
        <w:gridCol w:w="1182"/>
        <w:gridCol w:w="3865"/>
        <w:tblGridChange w:id="0">
          <w:tblGrid>
            <w:gridCol w:w="1079"/>
            <w:gridCol w:w="3867"/>
            <w:gridCol w:w="1182"/>
            <w:gridCol w:w="3865"/>
          </w:tblGrid>
        </w:tblGridChange>
      </w:tblGrid>
      <w:tr>
        <w:trPr>
          <w:cantSplit w:val="0"/>
          <w:trHeight w:val="346" w:hRule="atLeast"/>
          <w:tblHeader w:val="0"/>
        </w:trPr>
        <w:tc>
          <w:tcPr>
            <w:shd w:fill="f3f3f3" w:val="clear"/>
            <w:vAlign w:val="top"/>
          </w:tcPr>
          <w:p w:rsidR="00000000" w:rsidDel="00000000" w:rsidP="00000000" w:rsidRDefault="00000000" w:rsidRPr="00000000" w14:paraId="000000B3">
            <w:pPr>
              <w:spacing w:after="120" w:before="120" w:lineRule="auto"/>
              <w:jc w:val="center"/>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REVISÓ</w:t>
            </w:r>
            <w:r w:rsidDel="00000000" w:rsidR="00000000" w:rsidRPr="00000000">
              <w:rPr>
                <w:rtl w:val="0"/>
              </w:rPr>
            </w:r>
          </w:p>
        </w:tc>
        <w:tc>
          <w:tcPr>
            <w:shd w:fill="auto" w:val="clear"/>
            <w:vAlign w:val="top"/>
          </w:tcPr>
          <w:p w:rsidR="00000000" w:rsidDel="00000000" w:rsidP="00000000" w:rsidRDefault="00000000" w:rsidRPr="00000000" w14:paraId="000000B4">
            <w:pPr>
              <w:spacing w:after="120" w:before="12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B5">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APROBÓ</w:t>
            </w:r>
            <w:r w:rsidDel="00000000" w:rsidR="00000000" w:rsidRPr="00000000">
              <w:rPr>
                <w:rtl w:val="0"/>
              </w:rPr>
            </w:r>
          </w:p>
        </w:tc>
        <w:tc>
          <w:tcPr>
            <w:vAlign w:val="top"/>
          </w:tcPr>
          <w:p w:rsidR="00000000" w:rsidDel="00000000" w:rsidP="00000000" w:rsidRDefault="00000000" w:rsidRPr="00000000" w14:paraId="000000B6">
            <w:pPr>
              <w:spacing w:after="120" w:before="120" w:lineRule="auto"/>
              <w:jc w:val="both"/>
              <w:rPr>
                <w:rFonts w:ascii="Arial" w:cs="Arial" w:eastAsia="Arial" w:hAnsi="Arial"/>
                <w:sz w:val="22"/>
                <w:szCs w:val="22"/>
                <w:vertAlign w:val="baseline"/>
              </w:rPr>
            </w:pPr>
            <w:r w:rsidDel="00000000" w:rsidR="00000000" w:rsidRPr="00000000">
              <w:rPr>
                <w:rtl w:val="0"/>
              </w:rPr>
            </w:r>
          </w:p>
        </w:tc>
      </w:tr>
      <w:tr>
        <w:trPr>
          <w:cantSplit w:val="0"/>
          <w:trHeight w:val="113" w:hRule="atLeast"/>
          <w:tblHeader w:val="0"/>
        </w:trPr>
        <w:tc>
          <w:tcPr>
            <w:shd w:fill="f3f3f3" w:val="clear"/>
            <w:vAlign w:val="top"/>
          </w:tcPr>
          <w:p w:rsidR="00000000" w:rsidDel="00000000" w:rsidP="00000000" w:rsidRDefault="00000000" w:rsidRPr="00000000" w14:paraId="000000B7">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ROL</w:t>
            </w:r>
            <w:r w:rsidDel="00000000" w:rsidR="00000000" w:rsidRPr="00000000">
              <w:rPr>
                <w:rtl w:val="0"/>
              </w:rPr>
            </w:r>
          </w:p>
        </w:tc>
        <w:tc>
          <w:tcPr>
            <w:shd w:fill="auto" w:val="clear"/>
            <w:vAlign w:val="top"/>
          </w:tcPr>
          <w:p w:rsidR="00000000" w:rsidDel="00000000" w:rsidP="00000000" w:rsidRDefault="00000000" w:rsidRPr="00000000" w14:paraId="000000B8">
            <w:pPr>
              <w:spacing w:after="120" w:before="12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B9">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ROL</w:t>
            </w:r>
            <w:r w:rsidDel="00000000" w:rsidR="00000000" w:rsidRPr="00000000">
              <w:rPr>
                <w:rtl w:val="0"/>
              </w:rPr>
            </w:r>
          </w:p>
        </w:tc>
        <w:tc>
          <w:tcPr>
            <w:vAlign w:val="top"/>
          </w:tcPr>
          <w:p w:rsidR="00000000" w:rsidDel="00000000" w:rsidP="00000000" w:rsidRDefault="00000000" w:rsidRPr="00000000" w14:paraId="000000BA">
            <w:pPr>
              <w:spacing w:after="120" w:before="120" w:lineRule="auto"/>
              <w:jc w:val="both"/>
              <w:rPr>
                <w:rFonts w:ascii="Arial" w:cs="Arial" w:eastAsia="Arial" w:hAnsi="Arial"/>
                <w:sz w:val="22"/>
                <w:szCs w:val="22"/>
                <w:vertAlign w:val="baseline"/>
              </w:rPr>
            </w:pPr>
            <w:r w:rsidDel="00000000" w:rsidR="00000000" w:rsidRPr="00000000">
              <w:rPr>
                <w:rtl w:val="0"/>
              </w:rPr>
            </w:r>
          </w:p>
        </w:tc>
      </w:tr>
      <w:tr>
        <w:trPr>
          <w:cantSplit w:val="0"/>
          <w:trHeight w:val="113" w:hRule="atLeast"/>
          <w:tblHeader w:val="0"/>
        </w:trPr>
        <w:tc>
          <w:tcPr>
            <w:shd w:fill="f3f3f3" w:val="clear"/>
            <w:vAlign w:val="top"/>
          </w:tcPr>
          <w:p w:rsidR="00000000" w:rsidDel="00000000" w:rsidP="00000000" w:rsidRDefault="00000000" w:rsidRPr="00000000" w14:paraId="000000BB">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FECHA</w:t>
            </w:r>
            <w:r w:rsidDel="00000000" w:rsidR="00000000" w:rsidRPr="00000000">
              <w:rPr>
                <w:rtl w:val="0"/>
              </w:rPr>
            </w:r>
          </w:p>
        </w:tc>
        <w:tc>
          <w:tcPr>
            <w:shd w:fill="auto" w:val="clear"/>
            <w:vAlign w:val="top"/>
          </w:tcPr>
          <w:p w:rsidR="00000000" w:rsidDel="00000000" w:rsidP="00000000" w:rsidRDefault="00000000" w:rsidRPr="00000000" w14:paraId="000000BC">
            <w:pPr>
              <w:spacing w:after="120" w:before="12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BD">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BE">
            <w:pPr>
              <w:spacing w:after="120" w:before="120" w:lineRule="auto"/>
              <w:jc w:val="both"/>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0BF">
      <w:pPr>
        <w:spacing w:after="120" w:lineRule="auto"/>
        <w:jc w:val="both"/>
        <w:rPr>
          <w:rFonts w:ascii="Arial" w:cs="Arial" w:eastAsia="Arial" w:hAnsi="Arial"/>
          <w:sz w:val="22"/>
          <w:szCs w:val="22"/>
          <w:vertAlign w:val="baseline"/>
        </w:rPr>
      </w:pPr>
      <w:r w:rsidDel="00000000" w:rsidR="00000000" w:rsidRPr="00000000">
        <w:rPr>
          <w:rtl w:val="0"/>
        </w:rPr>
      </w:r>
    </w:p>
    <w:sectPr>
      <w:headerReference r:id="rId9" w:type="default"/>
      <w:pgSz w:h="12242" w:w="15842" w:orient="landscape"/>
      <w:pgMar w:bottom="720" w:top="720" w:left="720" w:right="720"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ilson Salas" w:id="8" w:date="2025-10-18T16:07:48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aplicativo es la evidencia de la prueba de homogeneidad y estabilidad</w:t>
      </w:r>
    </w:p>
  </w:comment>
  <w:comment w:author="Wilson Salas" w:id="0" w:date="2025-10-18T15:41:06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@wilsonsalasc@gmail.com @sgccalaire_med@unal.edu.co</w:t>
      </w:r>
    </w:p>
  </w:comment>
  <w:comment w:author="Wilson Salas" w:id="2" w:date="2025-10-18T15:45:00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 VALIDEZ DEL ENSAYO desde el VALOR ASGINADO</w:t>
      </w:r>
    </w:p>
  </w:comment>
  <w:comment w:author="Wilson Salas" w:id="11" w:date="2025-10-18T16:34:14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caso de haber comentarios/apreciaciones, estas deben ser autorizadas</w:t>
      </w:r>
    </w:p>
  </w:comment>
  <w:comment w:author="Wilson Salas" w:id="7" w:date="2025-10-18T16:08:18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requiere tener informe del ensayo de las pruebas, que refieran a los datos usados en las prueba de homogeniedad y estabilidad</w:t>
      </w:r>
    </w:p>
  </w:comment>
  <w:comment w:author="Wilson Salas" w:id="3" w:date="2025-10-18T15:45:15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Evaluacion sesgo</w:t>
      </w:r>
    </w:p>
  </w:comment>
  <w:comment w:author="Wilson Salas" w:id="4" w:date="2025-10-18T15:50:51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Dejar todas las opciones abiertas. Podemos evaluar interno, y al final elegir</w:t>
      </w:r>
    </w:p>
  </w:comment>
  <w:comment w:author="Wilson Salas" w:id="9" w:date="2025-10-18T15:50:51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Dejar todas las opciones abiertas. Podemos evaluar interno, y al final elegir</w:t>
      </w:r>
    </w:p>
  </w:comment>
  <w:comment w:author="Wilson Salas" w:id="1" w:date="2025-10-18T15:47:22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Documentacion a solicitar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@wilsonsalasc@gmail.com</w:t>
      </w:r>
    </w:p>
  </w:comment>
  <w:comment w:author="Wilson Salas" w:id="13" w:date="2025-10-18T16:35:28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@sgccalaire_med@unal.edu.co @wilsonsalasc@gmail.com</w:t>
      </w:r>
    </w:p>
  </w:comment>
  <w:comment w:author="Wilson Salas" w:id="10" w:date="2025-10-18T16:28:22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incluir en el procedimiento estadístico el presupuesto de incertidumbre.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@wilsonsalasc@gmail.com</w:t>
      </w:r>
    </w:p>
  </w:comment>
  <w:comment w:author="Wilson Salas" w:id="5" w:date="2025-10-18T15:50:00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revaluacion dado que el riesgo está hacia el valor asignado y esto se pude mitigar/eliminar</w:t>
      </w:r>
    </w:p>
  </w:comment>
  <w:comment w:author="Wilson Salas" w:id="12" w:date="2025-10-18T16:38:27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ASEGURAR QUE QUDE EN LA COMUNICACIÓN A LOS PARTICIPANTES !!!!! @wilsonsalasc@gmail.com</w:t>
      </w:r>
    </w:p>
  </w:comment>
  <w:comment w:author="Wilson Salas" w:id="6" w:date="2025-10-18T15:59:27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Manejar concentraciones generales.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comunicaicon detallada podemos acotar las concentraciones, las podemos veriifcar en la prueba de Homogeneidad y Estabilidad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B" w15:done="0"/>
  <w15:commentEx w15:paraId="000000CC" w15:done="0"/>
  <w15:commentEx w15:paraId="000000CD" w15:done="0"/>
  <w15:commentEx w15:paraId="000000CE" w15:done="0"/>
  <w15:commentEx w15:paraId="000000CF" w15:done="0"/>
  <w15:commentEx w15:paraId="000000D0" w15:done="0"/>
  <w15:commentEx w15:paraId="000000D1" w15:done="0"/>
  <w15:commentEx w15:paraId="000000D2" w15:done="0"/>
  <w15:commentEx w15:paraId="000000D4" w15:done="0"/>
  <w15:commentEx w15:paraId="000000D5" w15:done="0"/>
  <w15:commentEx w15:paraId="000000D7" w15:done="0"/>
  <w15:commentEx w15:paraId="000000D8" w15:done="0"/>
  <w15:commentEx w15:paraId="000000D9" w15:done="0"/>
  <w15:commentEx w15:paraId="000000D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bl>
    <w:tblPr>
      <w:tblStyle w:val="Table6"/>
      <w:tblW w:w="14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4"/>
      <w:gridCol w:w="9072"/>
      <w:gridCol w:w="3034"/>
      <w:tblGridChange w:id="0">
        <w:tblGrid>
          <w:gridCol w:w="2524"/>
          <w:gridCol w:w="9072"/>
          <w:gridCol w:w="3034"/>
        </w:tblGrid>
      </w:tblGridChange>
    </w:tblGrid>
    <w:tr>
      <w:trPr>
        <w:cantSplit w:val="1"/>
        <w:tblHeader w:val="0"/>
      </w:trPr>
      <w:tc>
        <w:tcPr>
          <w:vMerge w:val="restart"/>
          <w:vAlign w:val="cente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346835" cy="621665"/>
                <wp:effectExtent b="0" l="0" r="0" t="0"/>
                <wp:docPr descr="Sin título" id="1029" name="image1.png"/>
                <a:graphic>
                  <a:graphicData uri="http://schemas.openxmlformats.org/drawingml/2006/picture">
                    <pic:pic>
                      <pic:nvPicPr>
                        <pic:cNvPr descr="Sin título" id="0" name="image1.png"/>
                        <pic:cNvPicPr preferRelativeResize="0"/>
                      </pic:nvPicPr>
                      <pic:blipFill>
                        <a:blip r:embed="rId1"/>
                        <a:srcRect b="0" l="0" r="0" t="0"/>
                        <a:stretch>
                          <a:fillRect/>
                        </a:stretch>
                      </pic:blipFill>
                      <pic:spPr>
                        <a:xfrm>
                          <a:off x="0" y="0"/>
                          <a:ext cx="1346835" cy="6216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LABORATORIO DE CALIDAD DEL AIRE</w:t>
          </w:r>
          <w:r w:rsidDel="00000000" w:rsidR="00000000" w:rsidRPr="00000000">
            <w:rPr>
              <w:rtl w:val="0"/>
            </w:rPr>
          </w:r>
        </w:p>
      </w:tc>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 P-PSEA-0</w:t>
          </w:r>
          <w:r w:rsidDel="00000000" w:rsidR="00000000" w:rsidRPr="00000000">
            <w:rPr>
              <w:rFonts w:ascii="Arial" w:cs="Arial" w:eastAsia="Arial" w:hAnsi="Arial"/>
              <w:b w:val="1"/>
              <w:bCs w:val="1"/>
              <w:sz w:val="20"/>
              <w:szCs w:val="20"/>
              <w:rtl w:val="0"/>
            </w:rPr>
            <w:t xml:space="preserve">8</w:t>
          </w:r>
        </w:p>
      </w:tc>
    </w:tr>
    <w:tr>
      <w:trPr>
        <w:cantSplit w:val="1"/>
        <w:tblHeader w:val="0"/>
      </w:trPr>
      <w:tc>
        <w:tcPr>
          <w:vMerge w:val="continue"/>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 01</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PROCEDIMIENTO PARA PLANIFICACIÓN DE RONDA</w:t>
            <w:br w:type="textWrapping"/>
            <w:t xml:space="preserve">DE ENSAYO DE APTITUD PARA GASES CONTAMINANTES CRITERIO</w:t>
          </w:r>
          <w:r w:rsidDel="00000000" w:rsidR="00000000" w:rsidRPr="00000000">
            <w:rPr>
              <w:rtl w:val="0"/>
            </w:rPr>
          </w:r>
        </w:p>
      </w:tc>
      <w:tc>
        <w:tcPr>
          <w:vAlign w:val="cente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360" w:hanging="360"/>
      </w:pPr>
      <w:rPr>
        <w:b w:val="1"/>
        <w:bCs w:val="1"/>
        <w:i w:val="0"/>
        <w:iCs w:val="0"/>
        <w:vertAlign w:val="baseline"/>
      </w:rPr>
    </w:lvl>
    <w:lvl w:ilvl="1">
      <w:start w:val="2"/>
      <w:numFmt w:val="decimal"/>
      <w:lvlText w:val="%1.%2."/>
      <w:lvlJc w:val="left"/>
      <w:pPr>
        <w:ind w:left="792" w:hanging="432"/>
      </w:pPr>
      <w:rPr>
        <w:b w:val="1"/>
        <w:bCs w:val="1"/>
        <w:vertAlign w:val="baseline"/>
      </w:rPr>
    </w:lvl>
    <w:lvl w:ilvl="2">
      <w:start w:val="1"/>
      <w:numFmt w:val="decimal"/>
      <w:lvlText w:val="%1.%2.%3."/>
      <w:lvlJc w:val="left"/>
      <w:pPr>
        <w:ind w:left="1224" w:hanging="504"/>
      </w:pPr>
      <w:rPr>
        <w:b w:val="1"/>
        <w:bCs w:val="1"/>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Aptos Display" w:cs="Times New Roman" w:eastAsia="Times New Roman" w:hAnsi="Aptos Display"/>
      <w:b w:val="1"/>
      <w:bCs w:val="1"/>
      <w:i w:val="1"/>
      <w:iCs w:val="1"/>
      <w:w w:val="100"/>
      <w:position w:val="-1"/>
      <w:sz w:val="28"/>
      <w:szCs w:val="28"/>
      <w:effect w:val="none"/>
      <w:vertAlign w:val="baseline"/>
      <w:cs w:val="0"/>
      <w:em w:val="none"/>
      <w:lang w:bidi="ar-SA" w:eastAsia="es-ES" w:val="es-ES"/>
    </w:rPr>
  </w:style>
  <w:style w:type="paragraph" w:styleId="Título3">
    <w:name w:val="Título 3"/>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2"/>
    </w:pPr>
    <w:rPr>
      <w:rFonts w:ascii="Calibri Light" w:cs="Times New Roman" w:eastAsia="Times New Roman" w:hAnsi="Calibri Light"/>
      <w:b w:val="1"/>
      <w:bCs w:val="1"/>
      <w:w w:val="100"/>
      <w:position w:val="-1"/>
      <w:sz w:val="26"/>
      <w:szCs w:val="26"/>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ES" w:val="es-ES"/>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s-ES" w:val="es-ES"/>
    </w:rPr>
  </w:style>
  <w:style w:type="paragraph" w:styleId="Asuntodelcomentario">
    <w:name w:val="Asunto del comentario"/>
    <w:basedOn w:val="Textocomentario"/>
    <w:next w:val="Textocomentario"/>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s-ES" w:val="es-ES"/>
    </w:rPr>
  </w:style>
  <w:style w:type="character" w:styleId="estilo101">
    <w:name w:val="estilo101"/>
    <w:next w:val="estilo101"/>
    <w:autoRedefine w:val="0"/>
    <w:hidden w:val="0"/>
    <w:qFormat w:val="0"/>
    <w:rPr>
      <w:rFonts w:ascii="Georgia" w:hAnsi="Georgia" w:hint="default"/>
      <w:w w:val="100"/>
      <w:position w:val="-1"/>
      <w:effect w:val="none"/>
      <w:vertAlign w:val="baseline"/>
      <w:cs w:val="0"/>
      <w:em w:val="none"/>
      <w:lang/>
    </w:rPr>
  </w:style>
  <w:style w:type="paragraph" w:styleId="Textoindependiente">
    <w:name w:val="Texto independiente"/>
    <w:basedOn w:val="Normal"/>
    <w:next w:val="Textoindependiente"/>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nd" w:val="es-MX"/>
    </w:rPr>
  </w:style>
  <w:style w:type="character" w:styleId="TextoindependienteCar">
    <w:name w:val="Texto independiente Car"/>
    <w:next w:val="TextoindependienteCar"/>
    <w:autoRedefine w:val="0"/>
    <w:hidden w:val="0"/>
    <w:qFormat w:val="0"/>
    <w:rPr>
      <w:w w:val="100"/>
      <w:position w:val="-1"/>
      <w:sz w:val="24"/>
      <w:szCs w:val="24"/>
      <w:effect w:val="none"/>
      <w:vertAlign w:val="baseline"/>
      <w:cs w:val="0"/>
      <w:em w:val="none"/>
      <w:lang w:val="es-MX"/>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eacep1">
    <w:name w:val="eacep1"/>
    <w:next w:val="eacep1"/>
    <w:autoRedefine w:val="0"/>
    <w:hidden w:val="0"/>
    <w:qFormat w:val="0"/>
    <w:rPr>
      <w:color w:val="000000"/>
      <w:w w:val="100"/>
      <w:position w:val="-1"/>
      <w:effect w:val="none"/>
      <w:vertAlign w:val="baseline"/>
      <w:cs w:val="0"/>
      <w:em w:val="none"/>
      <w:lang/>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w w:val="100"/>
      <w:position w:val="-1"/>
      <w:sz w:val="16"/>
      <w:szCs w:val="16"/>
      <w:effect w:val="none"/>
      <w:vertAlign w:val="baseline"/>
      <w:cs w:val="0"/>
      <w:em w:val="none"/>
      <w:lang w:bidi="ar-SA" w:eastAsia="und" w:val="und"/>
    </w:rPr>
  </w:style>
  <w:style w:type="character" w:styleId="Sangría3det.independienteCar">
    <w:name w:val="Sangría 3 de t. independiente Car"/>
    <w:next w:val="Sangría3det.independienteCar"/>
    <w:autoRedefine w:val="0"/>
    <w:hidden w:val="0"/>
    <w:qFormat w:val="0"/>
    <w:rPr>
      <w:w w:val="100"/>
      <w:position w:val="-1"/>
      <w:sz w:val="16"/>
      <w:szCs w:val="16"/>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000000"/>
      <w:w w:val="100"/>
      <w:position w:val="-1"/>
      <w:sz w:val="24"/>
      <w:szCs w:val="24"/>
      <w:effect w:val="none"/>
      <w:vertAlign w:val="baseline"/>
      <w:cs w:val="0"/>
      <w:em w:val="none"/>
      <w:lang w:bidi="ar-SA" w:eastAsia="es-ES" w:val="es-ES"/>
    </w:rPr>
  </w:style>
  <w:style w:type="paragraph" w:styleId="Cuadrículaclara-Énfasis3">
    <w:name w:val="Cuadrícula clara - Énfasis 3"/>
    <w:basedOn w:val="Normal"/>
    <w:next w:val="Cuadrículaclara-Énfasis3"/>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Sangríadetextonormal">
    <w:name w:val="Sangría de texto normal"/>
    <w:basedOn w:val="Normal"/>
    <w:next w:val="Sangríadetextonormal"/>
    <w:autoRedefine w:val="0"/>
    <w:hidden w:val="0"/>
    <w:qFormat w:val="0"/>
    <w:pPr>
      <w:suppressAutoHyphens w:val="1"/>
      <w:spacing w:after="120" w:before="120" w:line="1" w:lineRule="atLeast"/>
      <w:ind w:left="180" w:leftChars="-1" w:rightChars="0" w:hanging="180" w:firstLineChars="-1"/>
      <w:jc w:val="both"/>
      <w:textDirection w:val="btLr"/>
      <w:textAlignment w:val="top"/>
      <w:outlineLvl w:val="0"/>
    </w:pPr>
    <w:rPr>
      <w:rFonts w:ascii="Arial" w:hAnsi="Arial"/>
      <w:bCs w:val="1"/>
      <w:w w:val="100"/>
      <w:position w:val="-1"/>
      <w:sz w:val="22"/>
      <w:szCs w:val="22"/>
      <w:effect w:val="none"/>
      <w:vertAlign w:val="baseline"/>
      <w:cs w:val="0"/>
      <w:em w:val="none"/>
      <w:lang w:bidi="ar-SA" w:eastAsia="es-ES" w:val="es-ES"/>
    </w:rPr>
  </w:style>
  <w:style w:type="character" w:styleId="SangríadetextonormalCar">
    <w:name w:val="Sangría de texto normal Car"/>
    <w:next w:val="SangríadetextonormalCar"/>
    <w:autoRedefine w:val="0"/>
    <w:hidden w:val="0"/>
    <w:qFormat w:val="0"/>
    <w:rPr>
      <w:rFonts w:ascii="Arial" w:cs="Arial" w:hAnsi="Arial"/>
      <w:bCs w:val="1"/>
      <w:w w:val="100"/>
      <w:position w:val="-1"/>
      <w:sz w:val="22"/>
      <w:szCs w:val="22"/>
      <w:effect w:val="none"/>
      <w:vertAlign w:val="baseline"/>
      <w:cs w:val="0"/>
      <w:em w:val="none"/>
      <w:lang w:eastAsia="es-ES" w:val="es-ES"/>
    </w:rPr>
  </w:style>
  <w:style w:type="paragraph" w:styleId="Párrafodelista">
    <w:name w:val="Párrafo de lista"/>
    <w:basedOn w:val="Normal"/>
    <w:next w:val="Párrafodelista"/>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Hipervínculo">
    <w:name w:val="Hipervínculo"/>
    <w:next w:val="Hipervínculo"/>
    <w:autoRedefine w:val="0"/>
    <w:hidden w:val="0"/>
    <w:qFormat w:val="0"/>
    <w:rPr>
      <w:color w:val="0563c1"/>
      <w:w w:val="100"/>
      <w:position w:val="-1"/>
      <w:u w:val="single"/>
      <w:effect w:val="none"/>
      <w:vertAlign w:val="baseline"/>
      <w:cs w:val="0"/>
      <w:em w:val="none"/>
      <w:lang/>
    </w:rPr>
  </w:style>
  <w:style w:type="character" w:styleId="Menciónsinresolver">
    <w:name w:val="Mención sin resolver"/>
    <w:next w:val="Menciónsinresolver"/>
    <w:autoRedefine w:val="0"/>
    <w:hidden w:val="0"/>
    <w:qFormat w:val="1"/>
    <w:rPr>
      <w:color w:val="605e5c"/>
      <w:w w:val="100"/>
      <w:position w:val="-1"/>
      <w:effect w:val="none"/>
      <w:shd w:color="auto" w:fill="e1dfdd" w:val="clear"/>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2Car">
    <w:name w:val="Título 2 Car"/>
    <w:next w:val="Título2Car"/>
    <w:autoRedefine w:val="0"/>
    <w:hidden w:val="0"/>
    <w:qFormat w:val="0"/>
    <w:rPr>
      <w:rFonts w:ascii="Aptos Display" w:cs="Times New Roman" w:eastAsia="Times New Roman" w:hAnsi="Aptos Display"/>
      <w:b w:val="1"/>
      <w:bCs w:val="1"/>
      <w:i w:val="1"/>
      <w:iCs w:val="1"/>
      <w:w w:val="100"/>
      <w:position w:val="-1"/>
      <w:sz w:val="28"/>
      <w:szCs w:val="28"/>
      <w:effect w:val="none"/>
      <w:vertAlign w:val="baseline"/>
      <w:cs w:val="0"/>
      <w:em w:val="none"/>
      <w:lang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3Car">
    <w:name w:val="Título 3 Car"/>
    <w:next w:val="Título3Car"/>
    <w:autoRedefine w:val="0"/>
    <w:hidden w:val="0"/>
    <w:qFormat w:val="0"/>
    <w:rPr>
      <w:rFonts w:ascii="Calibri Light" w:cs="Times New Roman" w:eastAsia="Times New Roman" w:hAnsi="Calibri Light"/>
      <w:b w:val="1"/>
      <w:bCs w:val="1"/>
      <w:w w:val="100"/>
      <w:position w:val="-1"/>
      <w:sz w:val="26"/>
      <w:szCs w:val="26"/>
      <w:effect w:val="none"/>
      <w:vertAlign w:val="baseline"/>
      <w:cs w:val="0"/>
      <w:em w:val="none"/>
      <w:lang w:eastAsia="es-ES" w:val="es-E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Yowlo7SaDONTCiO19Iv51fZZCA==">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2025-06-04T18:40:00Z</dcterms:created>
  <dc:creator>UNIVERSIDAD NACIONAL</dc:creator>
</cp:coreProperties>
</file>